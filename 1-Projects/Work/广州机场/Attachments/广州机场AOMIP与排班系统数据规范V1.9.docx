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04E40">
      <w:pPr>
        <w:jc w:val="center"/>
        <w:rPr>
          <w:b/>
          <w:bCs/>
          <w:sz w:val="44"/>
          <w:szCs w:val="44"/>
        </w:rPr>
      </w:pPr>
      <w:r>
        <w:rPr>
          <w:rFonts w:hint="eastAsia"/>
          <w:b/>
          <w:bCs/>
          <w:sz w:val="44"/>
          <w:szCs w:val="44"/>
        </w:rPr>
        <w:t>广州白云机场A</w:t>
      </w:r>
      <w:r>
        <w:rPr>
          <w:b/>
          <w:bCs/>
          <w:sz w:val="44"/>
          <w:szCs w:val="44"/>
        </w:rPr>
        <w:t>OMIP与</w:t>
      </w:r>
      <w:r>
        <w:rPr>
          <w:rFonts w:hint="eastAsia"/>
          <w:b/>
          <w:bCs/>
          <w:sz w:val="44"/>
          <w:szCs w:val="44"/>
        </w:rPr>
        <w:t>排班系统</w:t>
      </w:r>
    </w:p>
    <w:p w14:paraId="26121F4A">
      <w:pPr>
        <w:jc w:val="center"/>
        <w:rPr>
          <w:b/>
          <w:bCs/>
          <w:sz w:val="44"/>
          <w:szCs w:val="44"/>
        </w:rPr>
      </w:pPr>
      <w:r>
        <w:rPr>
          <w:rFonts w:hint="eastAsia"/>
          <w:b/>
          <w:bCs/>
          <w:sz w:val="44"/>
          <w:szCs w:val="44"/>
        </w:rPr>
        <w:t>数据交互技术规范</w:t>
      </w:r>
    </w:p>
    <w:p w14:paraId="39F1FA52">
      <w:pPr>
        <w:jc w:val="center"/>
        <w:rPr>
          <w:rFonts w:hint="eastAsia" w:eastAsia="宋体"/>
          <w:lang w:val="en-US" w:eastAsia="zh-CN"/>
        </w:rPr>
      </w:pPr>
      <w:r>
        <w:rPr>
          <w:b/>
          <w:bCs/>
          <w:sz w:val="44"/>
          <w:szCs w:val="44"/>
        </w:rPr>
        <w:t>V1.</w:t>
      </w:r>
      <w:r>
        <w:rPr>
          <w:rFonts w:hint="eastAsia"/>
          <w:b/>
          <w:bCs/>
          <w:sz w:val="44"/>
          <w:szCs w:val="44"/>
          <w:lang w:val="en-US" w:eastAsia="zh-CN"/>
        </w:rPr>
        <w:t>9</w:t>
      </w:r>
    </w:p>
    <w:p w14:paraId="22503175">
      <w:pPr>
        <w:jc w:val="center"/>
        <w:rPr>
          <w:sz w:val="30"/>
          <w:szCs w:val="30"/>
        </w:rPr>
      </w:pPr>
      <w:r>
        <w:br w:type="page"/>
      </w:r>
      <w:r>
        <w:rPr>
          <w:rFonts w:hint="eastAsia"/>
          <w:b/>
          <w:sz w:val="30"/>
          <w:szCs w:val="30"/>
        </w:rPr>
        <w:t>本文档的配置管理信息</w:t>
      </w:r>
    </w:p>
    <w:tbl>
      <w:tblPr>
        <w:tblStyle w:val="40"/>
        <w:tblW w:w="8276"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533"/>
        <w:gridCol w:w="1433"/>
        <w:gridCol w:w="816"/>
        <w:gridCol w:w="1260"/>
        <w:gridCol w:w="1271"/>
        <w:gridCol w:w="2963"/>
      </w:tblGrid>
      <w:tr w14:paraId="3221805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23" w:hRule="atLeast"/>
        </w:trPr>
        <w:tc>
          <w:tcPr>
            <w:tcW w:w="1966" w:type="dxa"/>
            <w:gridSpan w:val="2"/>
            <w:tcBorders>
              <w:top w:val="single" w:color="000000" w:sz="12" w:space="0"/>
            </w:tcBorders>
            <w:shd w:val="clear" w:color="auto" w:fill="DFDFDF"/>
            <w:vAlign w:val="center"/>
          </w:tcPr>
          <w:p w14:paraId="15E5EF95">
            <w:pPr>
              <w:spacing w:before="187" w:beforeLines="60" w:line="300" w:lineRule="auto"/>
              <w:rPr>
                <w:sz w:val="18"/>
                <w:szCs w:val="18"/>
              </w:rPr>
            </w:pPr>
            <w:r>
              <w:rPr>
                <w:rFonts w:hint="eastAsia"/>
                <w:sz w:val="18"/>
                <w:szCs w:val="18"/>
              </w:rPr>
              <w:t>项目名称</w:t>
            </w:r>
          </w:p>
        </w:tc>
        <w:tc>
          <w:tcPr>
            <w:tcW w:w="6310" w:type="dxa"/>
            <w:gridSpan w:val="4"/>
            <w:tcBorders>
              <w:top w:val="single" w:color="000000" w:sz="12" w:space="0"/>
            </w:tcBorders>
          </w:tcPr>
          <w:p w14:paraId="28964016">
            <w:pPr>
              <w:spacing w:before="187" w:beforeLines="60" w:line="300" w:lineRule="auto"/>
              <w:rPr>
                <w:sz w:val="18"/>
                <w:szCs w:val="18"/>
              </w:rPr>
            </w:pPr>
          </w:p>
        </w:tc>
      </w:tr>
      <w:tr w14:paraId="26D1A1F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23" w:hRule="atLeast"/>
        </w:trPr>
        <w:tc>
          <w:tcPr>
            <w:tcW w:w="1966" w:type="dxa"/>
            <w:gridSpan w:val="2"/>
            <w:shd w:val="clear" w:color="auto" w:fill="DFDFDF"/>
            <w:vAlign w:val="center"/>
          </w:tcPr>
          <w:p w14:paraId="3805378D">
            <w:pPr>
              <w:spacing w:before="187" w:beforeLines="60" w:line="300" w:lineRule="auto"/>
              <w:rPr>
                <w:sz w:val="18"/>
                <w:szCs w:val="18"/>
              </w:rPr>
            </w:pPr>
            <w:r>
              <w:rPr>
                <w:rFonts w:hint="eastAsia"/>
                <w:sz w:val="18"/>
                <w:szCs w:val="18"/>
              </w:rPr>
              <w:t>文档名称</w:t>
            </w:r>
          </w:p>
        </w:tc>
        <w:tc>
          <w:tcPr>
            <w:tcW w:w="6310" w:type="dxa"/>
            <w:gridSpan w:val="4"/>
          </w:tcPr>
          <w:p w14:paraId="6A14E6D2">
            <w:pPr>
              <w:spacing w:before="187" w:beforeLines="60" w:line="300" w:lineRule="auto"/>
              <w:rPr>
                <w:sz w:val="18"/>
                <w:szCs w:val="18"/>
              </w:rPr>
            </w:pPr>
            <w:r>
              <w:rPr>
                <w:sz w:val="18"/>
                <w:szCs w:val="18"/>
              </w:rPr>
              <w:t>广州白云机场AOMIP与</w:t>
            </w:r>
            <w:r>
              <w:rPr>
                <w:rFonts w:hint="eastAsia"/>
                <w:sz w:val="18"/>
                <w:szCs w:val="18"/>
              </w:rPr>
              <w:t>排班系统数据交互技术规范</w:t>
            </w:r>
          </w:p>
        </w:tc>
      </w:tr>
      <w:tr w14:paraId="3963D51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60" w:hRule="atLeast"/>
        </w:trPr>
        <w:tc>
          <w:tcPr>
            <w:tcW w:w="1966" w:type="dxa"/>
            <w:gridSpan w:val="2"/>
            <w:shd w:val="clear" w:color="auto" w:fill="DFDFDF"/>
            <w:vAlign w:val="center"/>
          </w:tcPr>
          <w:p w14:paraId="69EB6CC8">
            <w:pPr>
              <w:spacing w:before="187" w:beforeLines="60" w:line="300" w:lineRule="auto"/>
              <w:rPr>
                <w:sz w:val="18"/>
                <w:szCs w:val="18"/>
              </w:rPr>
            </w:pPr>
            <w:r>
              <w:rPr>
                <w:rFonts w:hint="eastAsia"/>
                <w:sz w:val="18"/>
                <w:szCs w:val="18"/>
              </w:rPr>
              <w:t>文档版本</w:t>
            </w:r>
            <w:r>
              <w:rPr>
                <w:sz w:val="18"/>
                <w:szCs w:val="18"/>
              </w:rPr>
              <w:t>ID</w:t>
            </w:r>
          </w:p>
        </w:tc>
        <w:tc>
          <w:tcPr>
            <w:tcW w:w="6310" w:type="dxa"/>
            <w:gridSpan w:val="4"/>
          </w:tcPr>
          <w:p w14:paraId="259E77EF">
            <w:pPr>
              <w:spacing w:before="187" w:beforeLines="60" w:line="300" w:lineRule="auto"/>
              <w:rPr>
                <w:rFonts w:hint="eastAsia" w:eastAsia="宋体"/>
                <w:sz w:val="18"/>
                <w:szCs w:val="18"/>
                <w:lang w:val="en-US" w:eastAsia="zh-CN"/>
              </w:rPr>
            </w:pPr>
            <w:r>
              <w:rPr>
                <w:sz w:val="18"/>
                <w:szCs w:val="18"/>
              </w:rPr>
              <w:t>V1.</w:t>
            </w:r>
            <w:r>
              <w:rPr>
                <w:rFonts w:hint="eastAsia"/>
                <w:sz w:val="18"/>
                <w:szCs w:val="18"/>
                <w:lang w:val="en-US" w:eastAsia="zh-CN"/>
              </w:rPr>
              <w:t>7</w:t>
            </w:r>
          </w:p>
        </w:tc>
      </w:tr>
      <w:tr w14:paraId="54EA840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60" w:hRule="atLeast"/>
        </w:trPr>
        <w:tc>
          <w:tcPr>
            <w:tcW w:w="1966" w:type="dxa"/>
            <w:gridSpan w:val="2"/>
            <w:shd w:val="clear" w:color="auto" w:fill="DFDFDF"/>
            <w:vAlign w:val="center"/>
          </w:tcPr>
          <w:p w14:paraId="77CE9B3E">
            <w:pPr>
              <w:spacing w:before="187" w:beforeLines="60" w:line="300" w:lineRule="auto"/>
              <w:rPr>
                <w:sz w:val="18"/>
                <w:szCs w:val="18"/>
              </w:rPr>
            </w:pPr>
            <w:r>
              <w:rPr>
                <w:rFonts w:hint="eastAsia"/>
                <w:sz w:val="18"/>
                <w:szCs w:val="18"/>
              </w:rPr>
              <w:t>作者</w:t>
            </w:r>
          </w:p>
        </w:tc>
        <w:tc>
          <w:tcPr>
            <w:tcW w:w="6310" w:type="dxa"/>
            <w:gridSpan w:val="4"/>
          </w:tcPr>
          <w:p w14:paraId="3D0058A3">
            <w:pPr>
              <w:spacing w:before="187" w:beforeLines="60" w:line="300" w:lineRule="auto"/>
              <w:rPr>
                <w:sz w:val="18"/>
                <w:szCs w:val="18"/>
              </w:rPr>
            </w:pPr>
            <w:r>
              <w:rPr>
                <w:rFonts w:hint="eastAsia"/>
                <w:sz w:val="18"/>
                <w:szCs w:val="18"/>
              </w:rPr>
              <w:t>冯友全</w:t>
            </w:r>
          </w:p>
        </w:tc>
      </w:tr>
      <w:tr w14:paraId="6BAE896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63" w:hRule="atLeast"/>
        </w:trPr>
        <w:tc>
          <w:tcPr>
            <w:tcW w:w="1966" w:type="dxa"/>
            <w:gridSpan w:val="2"/>
            <w:shd w:val="clear" w:color="auto" w:fill="DFDFDF"/>
            <w:vAlign w:val="center"/>
          </w:tcPr>
          <w:p w14:paraId="2C5C2E43">
            <w:pPr>
              <w:spacing w:before="187" w:beforeLines="60" w:line="300" w:lineRule="auto"/>
              <w:rPr>
                <w:sz w:val="18"/>
                <w:szCs w:val="18"/>
              </w:rPr>
            </w:pPr>
            <w:r>
              <w:rPr>
                <w:rFonts w:hint="eastAsia"/>
                <w:sz w:val="18"/>
                <w:szCs w:val="18"/>
              </w:rPr>
              <w:t>评审</w:t>
            </w:r>
          </w:p>
        </w:tc>
        <w:tc>
          <w:tcPr>
            <w:tcW w:w="6310" w:type="dxa"/>
            <w:gridSpan w:val="4"/>
          </w:tcPr>
          <w:p w14:paraId="50F3BCF3">
            <w:pPr>
              <w:spacing w:before="187" w:beforeLines="60" w:line="300" w:lineRule="auto"/>
              <w:rPr>
                <w:sz w:val="18"/>
                <w:szCs w:val="18"/>
              </w:rPr>
            </w:pPr>
          </w:p>
        </w:tc>
      </w:tr>
      <w:tr w14:paraId="4932022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23" w:hRule="atLeast"/>
        </w:trPr>
        <w:tc>
          <w:tcPr>
            <w:tcW w:w="1966" w:type="dxa"/>
            <w:gridSpan w:val="2"/>
            <w:shd w:val="clear" w:color="auto" w:fill="DFDFDF"/>
            <w:vAlign w:val="center"/>
          </w:tcPr>
          <w:p w14:paraId="180F9D78">
            <w:pPr>
              <w:spacing w:before="187" w:beforeLines="60" w:line="300" w:lineRule="auto"/>
              <w:rPr>
                <w:sz w:val="18"/>
                <w:szCs w:val="18"/>
              </w:rPr>
            </w:pPr>
            <w:r>
              <w:rPr>
                <w:rFonts w:hint="eastAsia"/>
                <w:sz w:val="18"/>
                <w:szCs w:val="18"/>
              </w:rPr>
              <w:t>文档说明</w:t>
            </w:r>
          </w:p>
        </w:tc>
        <w:tc>
          <w:tcPr>
            <w:tcW w:w="6310" w:type="dxa"/>
            <w:gridSpan w:val="4"/>
          </w:tcPr>
          <w:p w14:paraId="7BF733D5">
            <w:pPr>
              <w:spacing w:before="187" w:beforeLines="60" w:line="300" w:lineRule="auto"/>
              <w:rPr>
                <w:sz w:val="18"/>
                <w:szCs w:val="18"/>
              </w:rPr>
            </w:pPr>
            <w:r>
              <w:rPr>
                <w:rFonts w:hint="eastAsia"/>
                <w:sz w:val="18"/>
                <w:szCs w:val="18"/>
              </w:rPr>
              <w:t>本文档将全面描述</w:t>
            </w:r>
            <w:r>
              <w:rPr>
                <w:sz w:val="18"/>
                <w:szCs w:val="18"/>
              </w:rPr>
              <w:t>广州白云机场</w:t>
            </w:r>
            <w:r>
              <w:rPr>
                <w:rFonts w:hint="eastAsia"/>
                <w:sz w:val="18"/>
                <w:szCs w:val="18"/>
              </w:rPr>
              <w:t>A</w:t>
            </w:r>
            <w:r>
              <w:rPr>
                <w:sz w:val="18"/>
                <w:szCs w:val="18"/>
              </w:rPr>
              <w:t>OMIP与</w:t>
            </w:r>
            <w:r>
              <w:rPr>
                <w:rFonts w:hint="eastAsia"/>
                <w:sz w:val="18"/>
                <w:szCs w:val="18"/>
              </w:rPr>
              <w:t>排班系统进行数据交互的相关说明</w:t>
            </w:r>
          </w:p>
        </w:tc>
      </w:tr>
      <w:tr w14:paraId="198DD8E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78" w:hRule="atLeast"/>
        </w:trPr>
        <w:tc>
          <w:tcPr>
            <w:tcW w:w="1966" w:type="dxa"/>
            <w:gridSpan w:val="2"/>
            <w:shd w:val="clear" w:color="auto" w:fill="DFDFDF"/>
          </w:tcPr>
          <w:p w14:paraId="1DEFD19B">
            <w:pPr>
              <w:spacing w:before="187" w:beforeLines="60" w:line="300" w:lineRule="auto"/>
              <w:rPr>
                <w:sz w:val="18"/>
                <w:szCs w:val="18"/>
              </w:rPr>
            </w:pPr>
          </w:p>
        </w:tc>
        <w:tc>
          <w:tcPr>
            <w:tcW w:w="6310" w:type="dxa"/>
            <w:gridSpan w:val="4"/>
            <w:shd w:val="clear" w:color="auto" w:fill="DFDFDF"/>
            <w:vAlign w:val="center"/>
          </w:tcPr>
          <w:p w14:paraId="33F559D9">
            <w:pPr>
              <w:spacing w:before="187" w:beforeLines="60" w:line="300" w:lineRule="auto"/>
              <w:rPr>
                <w:sz w:val="18"/>
                <w:szCs w:val="18"/>
              </w:rPr>
            </w:pPr>
          </w:p>
        </w:tc>
      </w:tr>
      <w:tr w14:paraId="5343543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65" w:hRule="atLeast"/>
        </w:trPr>
        <w:tc>
          <w:tcPr>
            <w:tcW w:w="1966" w:type="dxa"/>
            <w:gridSpan w:val="2"/>
            <w:shd w:val="clear" w:color="auto" w:fill="DFDFDF"/>
            <w:vAlign w:val="center"/>
          </w:tcPr>
          <w:p w14:paraId="23FB327F">
            <w:pPr>
              <w:spacing w:before="187" w:beforeLines="60" w:line="300" w:lineRule="auto"/>
              <w:jc w:val="center"/>
              <w:rPr>
                <w:sz w:val="18"/>
                <w:szCs w:val="18"/>
              </w:rPr>
            </w:pPr>
          </w:p>
        </w:tc>
        <w:tc>
          <w:tcPr>
            <w:tcW w:w="6310" w:type="dxa"/>
            <w:gridSpan w:val="4"/>
            <w:shd w:val="clear" w:color="auto" w:fill="DFDFDF"/>
            <w:vAlign w:val="center"/>
          </w:tcPr>
          <w:p w14:paraId="0FEEA087">
            <w:pPr>
              <w:spacing w:before="187" w:beforeLines="60" w:line="300" w:lineRule="auto"/>
              <w:ind w:firstLine="900" w:firstLineChars="500"/>
              <w:rPr>
                <w:sz w:val="18"/>
                <w:szCs w:val="18"/>
              </w:rPr>
            </w:pPr>
            <w:r>
              <w:rPr>
                <w:rFonts w:hint="eastAsia"/>
                <w:sz w:val="18"/>
                <w:szCs w:val="18"/>
              </w:rPr>
              <w:t>本文档变更历史</w:t>
            </w:r>
          </w:p>
        </w:tc>
      </w:tr>
      <w:tr w14:paraId="7C004B6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38" w:hRule="atLeast"/>
        </w:trPr>
        <w:tc>
          <w:tcPr>
            <w:tcW w:w="533" w:type="dxa"/>
            <w:shd w:val="clear" w:color="auto" w:fill="DFDFDF"/>
            <w:vAlign w:val="center"/>
          </w:tcPr>
          <w:p w14:paraId="50F0C280">
            <w:pPr>
              <w:spacing w:before="187" w:beforeLines="60" w:line="300" w:lineRule="auto"/>
              <w:jc w:val="center"/>
              <w:rPr>
                <w:sz w:val="18"/>
                <w:szCs w:val="18"/>
              </w:rPr>
            </w:pPr>
            <w:r>
              <w:rPr>
                <w:rFonts w:hint="eastAsia"/>
                <w:sz w:val="18"/>
                <w:szCs w:val="18"/>
              </w:rPr>
              <w:t>版本</w:t>
            </w:r>
          </w:p>
        </w:tc>
        <w:tc>
          <w:tcPr>
            <w:tcW w:w="1433" w:type="dxa"/>
            <w:shd w:val="clear" w:color="auto" w:fill="DFDFDF"/>
            <w:vAlign w:val="center"/>
          </w:tcPr>
          <w:p w14:paraId="597567EC">
            <w:pPr>
              <w:spacing w:before="187" w:beforeLines="60" w:line="300" w:lineRule="auto"/>
              <w:jc w:val="center"/>
              <w:rPr>
                <w:sz w:val="18"/>
                <w:szCs w:val="18"/>
              </w:rPr>
            </w:pPr>
            <w:r>
              <w:rPr>
                <w:rFonts w:hint="eastAsia"/>
                <w:sz w:val="18"/>
                <w:szCs w:val="18"/>
              </w:rPr>
              <w:t>章节</w:t>
            </w:r>
          </w:p>
        </w:tc>
        <w:tc>
          <w:tcPr>
            <w:tcW w:w="816" w:type="dxa"/>
            <w:shd w:val="clear" w:color="auto" w:fill="DFDFDF"/>
            <w:vAlign w:val="center"/>
          </w:tcPr>
          <w:p w14:paraId="38003DD3">
            <w:pPr>
              <w:spacing w:before="187" w:beforeLines="60" w:line="300" w:lineRule="auto"/>
              <w:jc w:val="center"/>
              <w:rPr>
                <w:sz w:val="18"/>
                <w:szCs w:val="18"/>
              </w:rPr>
            </w:pPr>
            <w:r>
              <w:rPr>
                <w:rFonts w:hint="eastAsia"/>
                <w:sz w:val="18"/>
                <w:szCs w:val="18"/>
              </w:rPr>
              <w:t>类型</w:t>
            </w:r>
          </w:p>
        </w:tc>
        <w:tc>
          <w:tcPr>
            <w:tcW w:w="1260" w:type="dxa"/>
            <w:shd w:val="clear" w:color="auto" w:fill="DFDFDF"/>
            <w:vAlign w:val="center"/>
          </w:tcPr>
          <w:p w14:paraId="1F2C4EC9">
            <w:pPr>
              <w:spacing w:before="187" w:beforeLines="60" w:line="300" w:lineRule="auto"/>
              <w:ind w:left="372"/>
              <w:jc w:val="center"/>
              <w:rPr>
                <w:sz w:val="18"/>
                <w:szCs w:val="18"/>
              </w:rPr>
            </w:pPr>
            <w:r>
              <w:rPr>
                <w:rFonts w:hint="eastAsia"/>
                <w:sz w:val="18"/>
                <w:szCs w:val="18"/>
              </w:rPr>
              <w:t>日期</w:t>
            </w:r>
          </w:p>
        </w:tc>
        <w:tc>
          <w:tcPr>
            <w:tcW w:w="1271" w:type="dxa"/>
            <w:shd w:val="clear" w:color="auto" w:fill="DFDFDF"/>
            <w:vAlign w:val="center"/>
          </w:tcPr>
          <w:p w14:paraId="58D2FEDC">
            <w:pPr>
              <w:spacing w:before="187" w:beforeLines="60" w:line="300" w:lineRule="auto"/>
              <w:jc w:val="center"/>
              <w:rPr>
                <w:sz w:val="18"/>
                <w:szCs w:val="18"/>
              </w:rPr>
            </w:pPr>
            <w:r>
              <w:rPr>
                <w:rFonts w:hint="eastAsia"/>
                <w:sz w:val="18"/>
                <w:szCs w:val="18"/>
              </w:rPr>
              <w:t>作者</w:t>
            </w:r>
          </w:p>
        </w:tc>
        <w:tc>
          <w:tcPr>
            <w:tcW w:w="2963" w:type="dxa"/>
            <w:shd w:val="clear" w:color="auto" w:fill="DFDFDF"/>
            <w:vAlign w:val="center"/>
          </w:tcPr>
          <w:p w14:paraId="05CF26E5">
            <w:pPr>
              <w:spacing w:before="187" w:beforeLines="60" w:line="300" w:lineRule="auto"/>
              <w:jc w:val="center"/>
              <w:rPr>
                <w:sz w:val="18"/>
                <w:szCs w:val="18"/>
              </w:rPr>
            </w:pPr>
            <w:r>
              <w:rPr>
                <w:rFonts w:hint="eastAsia"/>
                <w:sz w:val="18"/>
                <w:szCs w:val="18"/>
              </w:rPr>
              <w:t>备注</w:t>
            </w:r>
          </w:p>
        </w:tc>
      </w:tr>
      <w:tr w14:paraId="366DC2E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23" w:hRule="atLeast"/>
        </w:trPr>
        <w:tc>
          <w:tcPr>
            <w:tcW w:w="533" w:type="dxa"/>
          </w:tcPr>
          <w:p w14:paraId="66D79A13">
            <w:pPr>
              <w:spacing w:before="187" w:beforeLines="60" w:line="300" w:lineRule="auto"/>
              <w:rPr>
                <w:sz w:val="18"/>
                <w:szCs w:val="18"/>
              </w:rPr>
            </w:pPr>
            <w:r>
              <w:rPr>
                <w:sz w:val="18"/>
                <w:szCs w:val="18"/>
              </w:rPr>
              <w:t>1.0</w:t>
            </w:r>
          </w:p>
        </w:tc>
        <w:tc>
          <w:tcPr>
            <w:tcW w:w="1433" w:type="dxa"/>
          </w:tcPr>
          <w:p w14:paraId="6C8844F0">
            <w:pPr>
              <w:spacing w:before="187" w:beforeLines="60" w:line="300" w:lineRule="auto"/>
              <w:rPr>
                <w:sz w:val="18"/>
                <w:szCs w:val="18"/>
              </w:rPr>
            </w:pPr>
            <w:r>
              <w:rPr>
                <w:rFonts w:hint="eastAsia"/>
                <w:sz w:val="18"/>
                <w:szCs w:val="18"/>
              </w:rPr>
              <w:t>全部</w:t>
            </w:r>
          </w:p>
        </w:tc>
        <w:tc>
          <w:tcPr>
            <w:tcW w:w="816" w:type="dxa"/>
          </w:tcPr>
          <w:p w14:paraId="63830CE2">
            <w:pPr>
              <w:spacing w:before="187" w:beforeLines="60" w:line="300" w:lineRule="auto"/>
              <w:rPr>
                <w:sz w:val="18"/>
                <w:szCs w:val="18"/>
              </w:rPr>
            </w:pPr>
            <w:r>
              <w:rPr>
                <w:rFonts w:hint="eastAsia"/>
                <w:sz w:val="18"/>
                <w:szCs w:val="18"/>
              </w:rPr>
              <w:t>初稿</w:t>
            </w:r>
          </w:p>
        </w:tc>
        <w:tc>
          <w:tcPr>
            <w:tcW w:w="1260" w:type="dxa"/>
          </w:tcPr>
          <w:p w14:paraId="6163CCA9">
            <w:pPr>
              <w:spacing w:before="187" w:beforeLines="60" w:line="300" w:lineRule="auto"/>
              <w:rPr>
                <w:sz w:val="18"/>
                <w:szCs w:val="18"/>
              </w:rPr>
            </w:pPr>
            <w:r>
              <w:rPr>
                <w:sz w:val="18"/>
                <w:szCs w:val="18"/>
              </w:rPr>
              <w:t>2019/12/12</w:t>
            </w:r>
          </w:p>
        </w:tc>
        <w:tc>
          <w:tcPr>
            <w:tcW w:w="1271" w:type="dxa"/>
          </w:tcPr>
          <w:p w14:paraId="5FF27474">
            <w:pPr>
              <w:spacing w:before="187" w:beforeLines="60" w:line="300" w:lineRule="auto"/>
              <w:rPr>
                <w:sz w:val="18"/>
                <w:szCs w:val="18"/>
              </w:rPr>
            </w:pPr>
            <w:r>
              <w:rPr>
                <w:rFonts w:hint="eastAsia"/>
                <w:sz w:val="18"/>
                <w:szCs w:val="18"/>
              </w:rPr>
              <w:t>冯友全</w:t>
            </w:r>
          </w:p>
        </w:tc>
        <w:tc>
          <w:tcPr>
            <w:tcW w:w="2963" w:type="dxa"/>
          </w:tcPr>
          <w:p w14:paraId="51912B83">
            <w:pPr>
              <w:spacing w:before="187" w:beforeLines="60" w:line="300" w:lineRule="auto"/>
              <w:rPr>
                <w:sz w:val="18"/>
                <w:szCs w:val="18"/>
              </w:rPr>
            </w:pPr>
            <w:r>
              <w:rPr>
                <w:rFonts w:hint="eastAsia"/>
                <w:sz w:val="18"/>
                <w:szCs w:val="18"/>
              </w:rPr>
              <w:t>原始版本</w:t>
            </w:r>
          </w:p>
        </w:tc>
      </w:tr>
      <w:tr w14:paraId="1178C19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23" w:hRule="atLeast"/>
        </w:trPr>
        <w:tc>
          <w:tcPr>
            <w:tcW w:w="533" w:type="dxa"/>
          </w:tcPr>
          <w:p w14:paraId="03046AF7">
            <w:pPr>
              <w:spacing w:before="187" w:beforeLines="60" w:line="300" w:lineRule="auto"/>
              <w:rPr>
                <w:sz w:val="18"/>
                <w:szCs w:val="18"/>
              </w:rPr>
            </w:pPr>
            <w:r>
              <w:rPr>
                <w:rFonts w:hint="eastAsia"/>
                <w:sz w:val="18"/>
                <w:szCs w:val="18"/>
              </w:rPr>
              <w:t>1</w:t>
            </w:r>
            <w:r>
              <w:rPr>
                <w:sz w:val="18"/>
                <w:szCs w:val="18"/>
              </w:rPr>
              <w:t>.1</w:t>
            </w:r>
          </w:p>
        </w:tc>
        <w:tc>
          <w:tcPr>
            <w:tcW w:w="1433" w:type="dxa"/>
          </w:tcPr>
          <w:p w14:paraId="1D6FC8B8">
            <w:pPr>
              <w:spacing w:before="187" w:beforeLines="60" w:line="300" w:lineRule="auto"/>
              <w:rPr>
                <w:sz w:val="18"/>
                <w:szCs w:val="18"/>
              </w:rPr>
            </w:pPr>
            <w:r>
              <w:rPr>
                <w:rFonts w:hint="eastAsia"/>
                <w:sz w:val="18"/>
                <w:szCs w:val="18"/>
              </w:rPr>
              <w:t>请求部分</w:t>
            </w:r>
          </w:p>
        </w:tc>
        <w:tc>
          <w:tcPr>
            <w:tcW w:w="816" w:type="dxa"/>
          </w:tcPr>
          <w:p w14:paraId="64F0DE14">
            <w:pPr>
              <w:spacing w:before="187" w:beforeLines="60" w:line="300" w:lineRule="auto"/>
              <w:rPr>
                <w:sz w:val="18"/>
                <w:szCs w:val="18"/>
              </w:rPr>
            </w:pPr>
            <w:r>
              <w:rPr>
                <w:rFonts w:hint="eastAsia"/>
                <w:sz w:val="18"/>
                <w:szCs w:val="18"/>
              </w:rPr>
              <w:t>修订</w:t>
            </w:r>
          </w:p>
        </w:tc>
        <w:tc>
          <w:tcPr>
            <w:tcW w:w="1260" w:type="dxa"/>
          </w:tcPr>
          <w:p w14:paraId="0AA18E96">
            <w:pPr>
              <w:spacing w:before="187" w:beforeLines="60" w:line="300" w:lineRule="auto"/>
              <w:rPr>
                <w:sz w:val="18"/>
                <w:szCs w:val="18"/>
              </w:rPr>
            </w:pPr>
            <w:r>
              <w:rPr>
                <w:rFonts w:hint="eastAsia"/>
                <w:sz w:val="18"/>
                <w:szCs w:val="18"/>
              </w:rPr>
              <w:t>2</w:t>
            </w:r>
            <w:r>
              <w:rPr>
                <w:sz w:val="18"/>
                <w:szCs w:val="18"/>
              </w:rPr>
              <w:t>019</w:t>
            </w:r>
            <w:r>
              <w:rPr>
                <w:rFonts w:hint="eastAsia"/>
                <w:sz w:val="18"/>
                <w:szCs w:val="18"/>
              </w:rPr>
              <w:t>/1</w:t>
            </w:r>
            <w:r>
              <w:rPr>
                <w:sz w:val="18"/>
                <w:szCs w:val="18"/>
              </w:rPr>
              <w:t>2</w:t>
            </w:r>
            <w:r>
              <w:rPr>
                <w:rFonts w:hint="eastAsia"/>
                <w:sz w:val="18"/>
                <w:szCs w:val="18"/>
              </w:rPr>
              <w:t>/</w:t>
            </w:r>
            <w:r>
              <w:rPr>
                <w:sz w:val="18"/>
                <w:szCs w:val="18"/>
              </w:rPr>
              <w:t>16</w:t>
            </w:r>
          </w:p>
        </w:tc>
        <w:tc>
          <w:tcPr>
            <w:tcW w:w="1271" w:type="dxa"/>
          </w:tcPr>
          <w:p w14:paraId="405675A4">
            <w:pPr>
              <w:spacing w:before="187" w:beforeLines="60" w:line="300" w:lineRule="auto"/>
              <w:rPr>
                <w:sz w:val="18"/>
                <w:szCs w:val="18"/>
              </w:rPr>
            </w:pPr>
            <w:r>
              <w:rPr>
                <w:rFonts w:hint="eastAsia"/>
                <w:sz w:val="18"/>
                <w:szCs w:val="18"/>
              </w:rPr>
              <w:t>冯友全</w:t>
            </w:r>
          </w:p>
        </w:tc>
        <w:tc>
          <w:tcPr>
            <w:tcW w:w="2963" w:type="dxa"/>
          </w:tcPr>
          <w:p w14:paraId="7B0F1FF2">
            <w:pPr>
              <w:spacing w:before="187" w:beforeLines="60" w:line="300" w:lineRule="auto"/>
              <w:rPr>
                <w:sz w:val="18"/>
                <w:szCs w:val="18"/>
              </w:rPr>
            </w:pPr>
            <w:r>
              <w:rPr>
                <w:rFonts w:hint="eastAsia"/>
                <w:sz w:val="18"/>
                <w:szCs w:val="18"/>
              </w:rPr>
              <w:t>修改</w:t>
            </w:r>
          </w:p>
        </w:tc>
      </w:tr>
      <w:tr w14:paraId="16103AF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23" w:hRule="atLeast"/>
        </w:trPr>
        <w:tc>
          <w:tcPr>
            <w:tcW w:w="533" w:type="dxa"/>
          </w:tcPr>
          <w:p w14:paraId="67E8DD33">
            <w:pPr>
              <w:spacing w:before="187" w:beforeLines="60" w:line="300" w:lineRule="auto"/>
              <w:rPr>
                <w:sz w:val="18"/>
                <w:szCs w:val="18"/>
              </w:rPr>
            </w:pPr>
            <w:r>
              <w:rPr>
                <w:rFonts w:hint="eastAsia"/>
                <w:sz w:val="18"/>
                <w:szCs w:val="18"/>
              </w:rPr>
              <w:t>1.2</w:t>
            </w:r>
          </w:p>
        </w:tc>
        <w:tc>
          <w:tcPr>
            <w:tcW w:w="1433" w:type="dxa"/>
          </w:tcPr>
          <w:p w14:paraId="72DC24DA">
            <w:pPr>
              <w:spacing w:before="187" w:beforeLines="60" w:line="300" w:lineRule="auto"/>
              <w:rPr>
                <w:sz w:val="18"/>
                <w:szCs w:val="18"/>
              </w:rPr>
            </w:pPr>
            <w:r>
              <w:rPr>
                <w:rFonts w:hint="eastAsia"/>
                <w:sz w:val="18"/>
                <w:szCs w:val="18"/>
              </w:rPr>
              <w:t>消息部分</w:t>
            </w:r>
          </w:p>
        </w:tc>
        <w:tc>
          <w:tcPr>
            <w:tcW w:w="816" w:type="dxa"/>
          </w:tcPr>
          <w:p w14:paraId="5DFD2D92">
            <w:pPr>
              <w:spacing w:before="187" w:beforeLines="60" w:line="300" w:lineRule="auto"/>
              <w:rPr>
                <w:sz w:val="18"/>
                <w:szCs w:val="18"/>
              </w:rPr>
            </w:pPr>
            <w:r>
              <w:rPr>
                <w:rFonts w:hint="eastAsia"/>
                <w:sz w:val="18"/>
                <w:szCs w:val="18"/>
              </w:rPr>
              <w:t>修订</w:t>
            </w:r>
          </w:p>
        </w:tc>
        <w:tc>
          <w:tcPr>
            <w:tcW w:w="1260" w:type="dxa"/>
          </w:tcPr>
          <w:p w14:paraId="39DED40D">
            <w:pPr>
              <w:spacing w:before="187" w:beforeLines="60" w:line="300" w:lineRule="auto"/>
              <w:rPr>
                <w:sz w:val="18"/>
                <w:szCs w:val="18"/>
              </w:rPr>
            </w:pPr>
            <w:r>
              <w:rPr>
                <w:rFonts w:hint="eastAsia"/>
                <w:sz w:val="18"/>
                <w:szCs w:val="18"/>
              </w:rPr>
              <w:t>2020/5/28</w:t>
            </w:r>
          </w:p>
        </w:tc>
        <w:tc>
          <w:tcPr>
            <w:tcW w:w="1271" w:type="dxa"/>
          </w:tcPr>
          <w:p w14:paraId="43E52544">
            <w:pPr>
              <w:spacing w:before="187" w:beforeLines="60" w:line="300" w:lineRule="auto"/>
              <w:rPr>
                <w:sz w:val="18"/>
                <w:szCs w:val="18"/>
              </w:rPr>
            </w:pPr>
            <w:r>
              <w:rPr>
                <w:rFonts w:hint="eastAsia"/>
                <w:sz w:val="18"/>
                <w:szCs w:val="18"/>
              </w:rPr>
              <w:t>邓锐</w:t>
            </w:r>
          </w:p>
        </w:tc>
        <w:tc>
          <w:tcPr>
            <w:tcW w:w="2963" w:type="dxa"/>
          </w:tcPr>
          <w:p w14:paraId="4C2A93F4">
            <w:pPr>
              <w:spacing w:before="187" w:beforeLines="60" w:line="300" w:lineRule="auto"/>
              <w:rPr>
                <w:sz w:val="18"/>
                <w:szCs w:val="18"/>
              </w:rPr>
            </w:pPr>
            <w:r>
              <w:rPr>
                <w:rFonts w:hint="eastAsia"/>
                <w:sz w:val="18"/>
                <w:szCs w:val="18"/>
              </w:rPr>
              <w:t>增加预调度，员工调度消息</w:t>
            </w:r>
          </w:p>
        </w:tc>
      </w:tr>
      <w:tr w14:paraId="5BD3DA2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23" w:hRule="atLeast"/>
        </w:trPr>
        <w:tc>
          <w:tcPr>
            <w:tcW w:w="533" w:type="dxa"/>
          </w:tcPr>
          <w:p w14:paraId="5C6B3886">
            <w:pPr>
              <w:spacing w:before="187" w:beforeLines="60" w:line="300" w:lineRule="auto"/>
              <w:rPr>
                <w:rFonts w:hint="default" w:eastAsia="宋体"/>
                <w:sz w:val="18"/>
                <w:szCs w:val="18"/>
                <w:lang w:val="en-US" w:eastAsia="zh-CN"/>
              </w:rPr>
            </w:pPr>
            <w:r>
              <w:rPr>
                <w:rFonts w:hint="eastAsia"/>
                <w:sz w:val="18"/>
                <w:szCs w:val="18"/>
                <w:lang w:val="en-US" w:eastAsia="zh-CN"/>
              </w:rPr>
              <w:t>1.3</w:t>
            </w:r>
          </w:p>
        </w:tc>
        <w:tc>
          <w:tcPr>
            <w:tcW w:w="1433" w:type="dxa"/>
          </w:tcPr>
          <w:p w14:paraId="312C249D">
            <w:pPr>
              <w:spacing w:before="187" w:beforeLines="60" w:line="300" w:lineRule="auto"/>
              <w:rPr>
                <w:rFonts w:hint="default" w:eastAsia="宋体"/>
                <w:sz w:val="18"/>
                <w:szCs w:val="18"/>
                <w:lang w:val="en-US" w:eastAsia="zh-CN"/>
              </w:rPr>
            </w:pPr>
            <w:r>
              <w:rPr>
                <w:rFonts w:hint="eastAsia"/>
                <w:sz w:val="18"/>
                <w:szCs w:val="18"/>
                <w:lang w:val="en-US" w:eastAsia="zh-CN"/>
              </w:rPr>
              <w:t>消息部分</w:t>
            </w:r>
          </w:p>
        </w:tc>
        <w:tc>
          <w:tcPr>
            <w:tcW w:w="816" w:type="dxa"/>
          </w:tcPr>
          <w:p w14:paraId="300B1A55">
            <w:pPr>
              <w:spacing w:before="187" w:beforeLines="60" w:line="300" w:lineRule="auto"/>
              <w:rPr>
                <w:rFonts w:hint="eastAsia" w:eastAsia="宋体"/>
                <w:sz w:val="18"/>
                <w:szCs w:val="18"/>
                <w:lang w:val="en-US" w:eastAsia="zh-CN"/>
              </w:rPr>
            </w:pPr>
            <w:r>
              <w:rPr>
                <w:rFonts w:hint="eastAsia"/>
                <w:sz w:val="18"/>
                <w:szCs w:val="18"/>
                <w:lang w:val="en-US" w:eastAsia="zh-CN"/>
              </w:rPr>
              <w:t>修订</w:t>
            </w:r>
          </w:p>
        </w:tc>
        <w:tc>
          <w:tcPr>
            <w:tcW w:w="1260" w:type="dxa"/>
          </w:tcPr>
          <w:p w14:paraId="66C6F112">
            <w:pPr>
              <w:spacing w:before="187" w:beforeLines="60" w:line="300" w:lineRule="auto"/>
              <w:rPr>
                <w:rFonts w:hint="default" w:eastAsia="宋体"/>
                <w:sz w:val="18"/>
                <w:szCs w:val="18"/>
                <w:lang w:val="en-US" w:eastAsia="zh-CN"/>
              </w:rPr>
            </w:pPr>
            <w:r>
              <w:rPr>
                <w:rFonts w:hint="eastAsia"/>
                <w:sz w:val="18"/>
                <w:szCs w:val="18"/>
                <w:lang w:val="en-US" w:eastAsia="zh-CN"/>
              </w:rPr>
              <w:t>2021/7/30</w:t>
            </w:r>
          </w:p>
        </w:tc>
        <w:tc>
          <w:tcPr>
            <w:tcW w:w="1271" w:type="dxa"/>
          </w:tcPr>
          <w:p w14:paraId="028BB0D0">
            <w:pPr>
              <w:spacing w:before="187" w:beforeLines="60" w:line="300" w:lineRule="auto"/>
              <w:rPr>
                <w:rFonts w:hint="default" w:eastAsia="宋体"/>
                <w:sz w:val="18"/>
                <w:szCs w:val="18"/>
                <w:lang w:val="en-US" w:eastAsia="zh-CN"/>
              </w:rPr>
            </w:pPr>
            <w:r>
              <w:rPr>
                <w:rFonts w:hint="eastAsia"/>
                <w:sz w:val="18"/>
                <w:szCs w:val="18"/>
                <w:lang w:val="en-US" w:eastAsia="zh-CN"/>
              </w:rPr>
              <w:t>余龙水</w:t>
            </w:r>
          </w:p>
        </w:tc>
        <w:tc>
          <w:tcPr>
            <w:tcW w:w="2963" w:type="dxa"/>
          </w:tcPr>
          <w:p w14:paraId="5B49D9C7">
            <w:pPr>
              <w:spacing w:before="187" w:beforeLines="60" w:line="300" w:lineRule="auto"/>
              <w:rPr>
                <w:rFonts w:hint="default" w:eastAsia="宋体"/>
                <w:sz w:val="18"/>
                <w:szCs w:val="18"/>
                <w:lang w:val="en-US" w:eastAsia="zh-CN"/>
              </w:rPr>
            </w:pPr>
            <w:r>
              <w:rPr>
                <w:rFonts w:hint="eastAsia"/>
                <w:sz w:val="18"/>
                <w:szCs w:val="18"/>
                <w:lang w:val="en-US" w:eastAsia="zh-CN"/>
              </w:rPr>
              <w:t>DTUE增加&lt;SCDATE&gt;上班日期标签</w:t>
            </w:r>
          </w:p>
        </w:tc>
      </w:tr>
      <w:tr w14:paraId="7DD4DBB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23" w:hRule="atLeast"/>
        </w:trPr>
        <w:tc>
          <w:tcPr>
            <w:tcW w:w="533" w:type="dxa"/>
          </w:tcPr>
          <w:p w14:paraId="499044C6">
            <w:pPr>
              <w:spacing w:before="187" w:beforeLines="60" w:line="300" w:lineRule="auto"/>
              <w:rPr>
                <w:rFonts w:hint="default"/>
                <w:sz w:val="18"/>
                <w:szCs w:val="18"/>
                <w:lang w:val="en-US" w:eastAsia="zh-CN"/>
              </w:rPr>
            </w:pPr>
            <w:r>
              <w:rPr>
                <w:rFonts w:hint="eastAsia"/>
                <w:sz w:val="18"/>
                <w:szCs w:val="18"/>
                <w:lang w:val="en-US" w:eastAsia="zh-CN"/>
              </w:rPr>
              <w:t xml:space="preserve">1.4 </w:t>
            </w:r>
          </w:p>
        </w:tc>
        <w:tc>
          <w:tcPr>
            <w:tcW w:w="1433" w:type="dxa"/>
          </w:tcPr>
          <w:p w14:paraId="41D5F74B">
            <w:pPr>
              <w:spacing w:before="187" w:beforeLines="60" w:line="300" w:lineRule="auto"/>
              <w:rPr>
                <w:rFonts w:hint="default"/>
                <w:sz w:val="18"/>
                <w:szCs w:val="18"/>
                <w:lang w:val="en-US" w:eastAsia="zh-CN"/>
              </w:rPr>
            </w:pPr>
            <w:r>
              <w:rPr>
                <w:rFonts w:hint="eastAsia"/>
                <w:sz w:val="18"/>
                <w:szCs w:val="18"/>
                <w:lang w:val="en-US" w:eastAsia="zh-CN"/>
              </w:rPr>
              <w:t>消息部分</w:t>
            </w:r>
          </w:p>
        </w:tc>
        <w:tc>
          <w:tcPr>
            <w:tcW w:w="816" w:type="dxa"/>
          </w:tcPr>
          <w:p w14:paraId="728DFBF3">
            <w:pPr>
              <w:spacing w:before="187" w:beforeLines="60" w:line="300" w:lineRule="auto"/>
              <w:rPr>
                <w:rFonts w:hint="default"/>
                <w:sz w:val="18"/>
                <w:szCs w:val="18"/>
                <w:lang w:val="en-US" w:eastAsia="zh-CN"/>
              </w:rPr>
            </w:pPr>
            <w:r>
              <w:rPr>
                <w:rFonts w:hint="eastAsia"/>
                <w:sz w:val="18"/>
                <w:szCs w:val="18"/>
                <w:lang w:val="en-US" w:eastAsia="zh-CN"/>
              </w:rPr>
              <w:t>修订</w:t>
            </w:r>
          </w:p>
        </w:tc>
        <w:tc>
          <w:tcPr>
            <w:tcW w:w="1260" w:type="dxa"/>
          </w:tcPr>
          <w:p w14:paraId="4E0FDA5E">
            <w:pPr>
              <w:spacing w:before="187" w:beforeLines="60" w:line="300" w:lineRule="auto"/>
              <w:rPr>
                <w:rFonts w:hint="default"/>
                <w:sz w:val="18"/>
                <w:szCs w:val="18"/>
                <w:lang w:val="en-US" w:eastAsia="zh-CN"/>
              </w:rPr>
            </w:pPr>
            <w:r>
              <w:rPr>
                <w:rFonts w:hint="eastAsia"/>
                <w:sz w:val="18"/>
                <w:szCs w:val="18"/>
                <w:lang w:val="en-US" w:eastAsia="zh-CN"/>
              </w:rPr>
              <w:t>2022/11/7</w:t>
            </w:r>
          </w:p>
        </w:tc>
        <w:tc>
          <w:tcPr>
            <w:tcW w:w="1271" w:type="dxa"/>
          </w:tcPr>
          <w:p w14:paraId="6A40D2AC">
            <w:pPr>
              <w:spacing w:before="187" w:beforeLines="60" w:line="300" w:lineRule="auto"/>
              <w:rPr>
                <w:rFonts w:hint="default"/>
                <w:sz w:val="18"/>
                <w:szCs w:val="18"/>
                <w:lang w:val="en-US" w:eastAsia="zh-CN"/>
              </w:rPr>
            </w:pPr>
            <w:r>
              <w:rPr>
                <w:rFonts w:hint="eastAsia"/>
                <w:sz w:val="18"/>
                <w:szCs w:val="18"/>
                <w:lang w:val="en-US" w:eastAsia="zh-CN"/>
              </w:rPr>
              <w:t>余龙水</w:t>
            </w:r>
          </w:p>
        </w:tc>
        <w:tc>
          <w:tcPr>
            <w:tcW w:w="2963" w:type="dxa"/>
          </w:tcPr>
          <w:p w14:paraId="63208F98">
            <w:pPr>
              <w:spacing w:before="187" w:beforeLines="60" w:line="300" w:lineRule="auto"/>
              <w:rPr>
                <w:rFonts w:hint="default"/>
                <w:sz w:val="18"/>
                <w:szCs w:val="18"/>
                <w:lang w:val="en-US" w:eastAsia="zh-CN"/>
              </w:rPr>
            </w:pPr>
            <w:r>
              <w:rPr>
                <w:rFonts w:hint="default"/>
                <w:sz w:val="18"/>
                <w:szCs w:val="18"/>
                <w:lang w:val="en-US" w:eastAsia="zh-CN"/>
              </w:rPr>
              <w:t>SDIE、DTUE</w:t>
            </w:r>
            <w:r>
              <w:rPr>
                <w:rFonts w:hint="eastAsia"/>
                <w:sz w:val="18"/>
                <w:szCs w:val="18"/>
                <w:lang w:val="en-US" w:eastAsia="zh-CN"/>
              </w:rPr>
              <w:t>增加&lt;DEPTID&gt;部门ID，&lt;DEPTNAME&gt;部门名称标签</w:t>
            </w:r>
          </w:p>
        </w:tc>
      </w:tr>
      <w:tr w14:paraId="1E87FEC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23" w:hRule="atLeast"/>
        </w:trPr>
        <w:tc>
          <w:tcPr>
            <w:tcW w:w="533" w:type="dxa"/>
          </w:tcPr>
          <w:p w14:paraId="72981A33">
            <w:pPr>
              <w:spacing w:before="187" w:beforeLines="60" w:line="300" w:lineRule="auto"/>
              <w:rPr>
                <w:rFonts w:hint="default"/>
                <w:sz w:val="18"/>
                <w:szCs w:val="18"/>
                <w:lang w:val="en-US" w:eastAsia="zh-CN"/>
              </w:rPr>
            </w:pPr>
            <w:r>
              <w:rPr>
                <w:rFonts w:hint="eastAsia"/>
                <w:sz w:val="18"/>
                <w:szCs w:val="18"/>
                <w:lang w:val="en-US" w:eastAsia="zh-CN"/>
              </w:rPr>
              <w:t>1.5</w:t>
            </w:r>
          </w:p>
        </w:tc>
        <w:tc>
          <w:tcPr>
            <w:tcW w:w="1433" w:type="dxa"/>
          </w:tcPr>
          <w:p w14:paraId="4D7D29F0">
            <w:pPr>
              <w:spacing w:before="187" w:beforeLines="60" w:line="300" w:lineRule="auto"/>
              <w:rPr>
                <w:rFonts w:hint="default"/>
                <w:sz w:val="18"/>
                <w:szCs w:val="18"/>
                <w:lang w:val="en-US" w:eastAsia="zh-CN"/>
              </w:rPr>
            </w:pPr>
            <w:r>
              <w:rPr>
                <w:rFonts w:hint="eastAsia"/>
                <w:sz w:val="18"/>
                <w:szCs w:val="18"/>
                <w:lang w:val="en-US" w:eastAsia="zh-CN"/>
              </w:rPr>
              <w:t>消息部分</w:t>
            </w:r>
          </w:p>
        </w:tc>
        <w:tc>
          <w:tcPr>
            <w:tcW w:w="816" w:type="dxa"/>
          </w:tcPr>
          <w:p w14:paraId="777D1E27">
            <w:pPr>
              <w:spacing w:before="187" w:beforeLines="60" w:line="300" w:lineRule="auto"/>
              <w:rPr>
                <w:rFonts w:hint="default"/>
                <w:sz w:val="18"/>
                <w:szCs w:val="18"/>
                <w:lang w:val="en-US" w:eastAsia="zh-CN"/>
              </w:rPr>
            </w:pPr>
            <w:r>
              <w:rPr>
                <w:rFonts w:hint="eastAsia"/>
                <w:sz w:val="18"/>
                <w:szCs w:val="18"/>
                <w:lang w:val="en-US" w:eastAsia="zh-CN"/>
              </w:rPr>
              <w:t>修订</w:t>
            </w:r>
          </w:p>
        </w:tc>
        <w:tc>
          <w:tcPr>
            <w:tcW w:w="1260" w:type="dxa"/>
          </w:tcPr>
          <w:p w14:paraId="2D90CD1B">
            <w:pPr>
              <w:spacing w:before="187" w:beforeLines="60" w:line="300" w:lineRule="auto"/>
              <w:rPr>
                <w:rFonts w:hint="default"/>
                <w:sz w:val="18"/>
                <w:szCs w:val="18"/>
                <w:lang w:val="en-US" w:eastAsia="zh-CN"/>
              </w:rPr>
            </w:pPr>
            <w:r>
              <w:rPr>
                <w:rFonts w:hint="eastAsia"/>
                <w:sz w:val="18"/>
                <w:szCs w:val="18"/>
                <w:lang w:val="en-US" w:eastAsia="zh-CN"/>
              </w:rPr>
              <w:t>2024/7/24</w:t>
            </w:r>
          </w:p>
        </w:tc>
        <w:tc>
          <w:tcPr>
            <w:tcW w:w="1271" w:type="dxa"/>
          </w:tcPr>
          <w:p w14:paraId="158BE2DE">
            <w:pPr>
              <w:spacing w:before="187" w:beforeLines="60" w:line="300" w:lineRule="auto"/>
              <w:rPr>
                <w:rFonts w:hint="default"/>
                <w:sz w:val="18"/>
                <w:szCs w:val="18"/>
                <w:lang w:val="en-US" w:eastAsia="zh-CN"/>
              </w:rPr>
            </w:pPr>
            <w:r>
              <w:rPr>
                <w:rFonts w:hint="eastAsia"/>
                <w:sz w:val="18"/>
                <w:szCs w:val="18"/>
                <w:lang w:val="en-US" w:eastAsia="zh-CN"/>
              </w:rPr>
              <w:t>余龙水</w:t>
            </w:r>
          </w:p>
        </w:tc>
        <w:tc>
          <w:tcPr>
            <w:tcW w:w="2963" w:type="dxa"/>
          </w:tcPr>
          <w:p w14:paraId="0F89EFDB">
            <w:pPr>
              <w:spacing w:before="187" w:beforeLines="60" w:line="300" w:lineRule="auto"/>
              <w:rPr>
                <w:rFonts w:hint="default"/>
                <w:sz w:val="18"/>
                <w:szCs w:val="18"/>
                <w:lang w:val="en-US" w:eastAsia="zh-CN"/>
              </w:rPr>
            </w:pPr>
            <w:r>
              <w:rPr>
                <w:rFonts w:hint="eastAsia"/>
                <w:sz w:val="18"/>
                <w:szCs w:val="18"/>
                <w:lang w:val="en-US" w:eastAsia="zh-CN"/>
              </w:rPr>
              <w:t>SDIE增加&lt;SHIFT&gt;班次标签组，&lt;ISWORK&gt;上班,&lt;OTHERDAY&gt;跨天，&lt;INCLUDECHILD&gt;子部门标签</w:t>
            </w:r>
          </w:p>
        </w:tc>
      </w:tr>
      <w:tr w14:paraId="7F82BE2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23" w:hRule="atLeast"/>
        </w:trPr>
        <w:tc>
          <w:tcPr>
            <w:tcW w:w="533" w:type="dxa"/>
          </w:tcPr>
          <w:p w14:paraId="184F0D17">
            <w:pPr>
              <w:spacing w:before="187" w:beforeLines="60" w:line="300" w:lineRule="auto"/>
              <w:rPr>
                <w:rFonts w:hint="default"/>
                <w:sz w:val="18"/>
                <w:szCs w:val="18"/>
                <w:lang w:val="en-US" w:eastAsia="zh-CN"/>
              </w:rPr>
            </w:pPr>
            <w:r>
              <w:rPr>
                <w:rFonts w:hint="eastAsia"/>
                <w:sz w:val="18"/>
                <w:szCs w:val="18"/>
                <w:lang w:val="en-US" w:eastAsia="zh-CN"/>
              </w:rPr>
              <w:t>1.6</w:t>
            </w:r>
          </w:p>
        </w:tc>
        <w:tc>
          <w:tcPr>
            <w:tcW w:w="1433" w:type="dxa"/>
            <w:shd w:val="clear" w:color="auto" w:fill="auto"/>
            <w:vAlign w:val="top"/>
          </w:tcPr>
          <w:p w14:paraId="2162D2FD">
            <w:pPr>
              <w:spacing w:before="187" w:beforeLines="60" w:line="300" w:lineRule="auto"/>
              <w:rPr>
                <w:rFonts w:hint="eastAsia" w:ascii="宋体" w:hAnsi="宋体" w:eastAsia="宋体" w:cs="宋体"/>
                <w:sz w:val="18"/>
                <w:szCs w:val="18"/>
                <w:lang w:val="en-US" w:eastAsia="zh-CN" w:bidi="ar-SA"/>
              </w:rPr>
            </w:pPr>
            <w:r>
              <w:rPr>
                <w:rFonts w:hint="eastAsia"/>
                <w:sz w:val="18"/>
                <w:szCs w:val="18"/>
                <w:lang w:val="en-US" w:eastAsia="zh-CN"/>
              </w:rPr>
              <w:t>消息部分</w:t>
            </w:r>
          </w:p>
        </w:tc>
        <w:tc>
          <w:tcPr>
            <w:tcW w:w="816" w:type="dxa"/>
            <w:shd w:val="clear" w:color="auto" w:fill="auto"/>
            <w:vAlign w:val="top"/>
          </w:tcPr>
          <w:p w14:paraId="39678469">
            <w:pPr>
              <w:spacing w:before="187" w:beforeLines="60" w:line="300" w:lineRule="auto"/>
              <w:rPr>
                <w:rFonts w:hint="eastAsia" w:ascii="宋体" w:hAnsi="宋体" w:eastAsia="宋体" w:cs="宋体"/>
                <w:sz w:val="18"/>
                <w:szCs w:val="18"/>
                <w:lang w:val="en-US" w:eastAsia="zh-CN" w:bidi="ar-SA"/>
              </w:rPr>
            </w:pPr>
            <w:r>
              <w:rPr>
                <w:rFonts w:hint="eastAsia"/>
                <w:sz w:val="18"/>
                <w:szCs w:val="18"/>
                <w:lang w:val="en-US" w:eastAsia="zh-CN"/>
              </w:rPr>
              <w:t>修订</w:t>
            </w:r>
          </w:p>
        </w:tc>
        <w:tc>
          <w:tcPr>
            <w:tcW w:w="1260" w:type="dxa"/>
          </w:tcPr>
          <w:p w14:paraId="410E559F">
            <w:pPr>
              <w:spacing w:before="187" w:beforeLines="60" w:line="300" w:lineRule="auto"/>
              <w:rPr>
                <w:rFonts w:hint="default"/>
                <w:sz w:val="18"/>
                <w:szCs w:val="18"/>
                <w:lang w:val="en-US" w:eastAsia="zh-CN"/>
              </w:rPr>
            </w:pPr>
            <w:r>
              <w:rPr>
                <w:rFonts w:hint="eastAsia"/>
                <w:sz w:val="18"/>
                <w:szCs w:val="18"/>
                <w:lang w:val="en-US" w:eastAsia="zh-CN"/>
              </w:rPr>
              <w:t>2024/11/18</w:t>
            </w:r>
          </w:p>
        </w:tc>
        <w:tc>
          <w:tcPr>
            <w:tcW w:w="1271" w:type="dxa"/>
          </w:tcPr>
          <w:p w14:paraId="0FE82626">
            <w:pPr>
              <w:spacing w:before="187" w:beforeLines="60" w:line="300" w:lineRule="auto"/>
              <w:rPr>
                <w:rFonts w:hint="eastAsia"/>
                <w:sz w:val="18"/>
                <w:szCs w:val="18"/>
                <w:lang w:val="en-US" w:eastAsia="zh-CN"/>
              </w:rPr>
            </w:pPr>
            <w:r>
              <w:rPr>
                <w:rFonts w:hint="eastAsia"/>
                <w:sz w:val="18"/>
                <w:szCs w:val="18"/>
                <w:lang w:val="en-US" w:eastAsia="zh-CN"/>
              </w:rPr>
              <w:t>余龙水</w:t>
            </w:r>
          </w:p>
        </w:tc>
        <w:tc>
          <w:tcPr>
            <w:tcW w:w="2963" w:type="dxa"/>
          </w:tcPr>
          <w:p w14:paraId="522C5A63">
            <w:pPr>
              <w:spacing w:before="187" w:beforeLines="60" w:line="300" w:lineRule="auto"/>
              <w:rPr>
                <w:rFonts w:hint="eastAsia"/>
                <w:sz w:val="18"/>
                <w:szCs w:val="18"/>
                <w:lang w:val="en-US" w:eastAsia="zh-CN"/>
              </w:rPr>
            </w:pPr>
            <w:r>
              <w:rPr>
                <w:rFonts w:hint="eastAsia"/>
                <w:sz w:val="18"/>
                <w:szCs w:val="18"/>
                <w:lang w:val="en-US" w:eastAsia="zh-CN"/>
              </w:rPr>
              <w:t>DTUE、DPDL增加&lt;PLACE&gt;打卡地点标签</w:t>
            </w:r>
          </w:p>
          <w:p w14:paraId="56A23686">
            <w:pPr>
              <w:spacing w:before="187" w:beforeLines="60" w:line="300" w:lineRule="auto"/>
              <w:rPr>
                <w:rFonts w:hint="default"/>
                <w:sz w:val="18"/>
                <w:szCs w:val="18"/>
                <w:lang w:val="en-US" w:eastAsia="zh-CN"/>
              </w:rPr>
            </w:pPr>
            <w:r>
              <w:rPr>
                <w:rFonts w:hint="eastAsia"/>
                <w:sz w:val="18"/>
                <w:szCs w:val="18"/>
                <w:lang w:val="en-US" w:eastAsia="zh-CN"/>
              </w:rPr>
              <w:t>EPIE、EPUE、EPDL增加&lt;POSTNAME&gt;岗位、&lt;REMARK&gt;备注</w:t>
            </w:r>
          </w:p>
        </w:tc>
      </w:tr>
      <w:tr w14:paraId="354E767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23" w:hRule="atLeast"/>
        </w:trPr>
        <w:tc>
          <w:tcPr>
            <w:tcW w:w="533" w:type="dxa"/>
          </w:tcPr>
          <w:p w14:paraId="2A3C7EA7">
            <w:pPr>
              <w:spacing w:before="187" w:beforeLines="60" w:line="300" w:lineRule="auto"/>
              <w:rPr>
                <w:rFonts w:hint="default"/>
                <w:sz w:val="18"/>
                <w:szCs w:val="18"/>
                <w:lang w:val="en-US" w:eastAsia="zh-CN"/>
              </w:rPr>
            </w:pPr>
            <w:r>
              <w:rPr>
                <w:rFonts w:hint="eastAsia"/>
                <w:sz w:val="18"/>
                <w:szCs w:val="18"/>
                <w:lang w:val="en-US" w:eastAsia="zh-CN"/>
              </w:rPr>
              <w:t>1.7</w:t>
            </w:r>
          </w:p>
        </w:tc>
        <w:tc>
          <w:tcPr>
            <w:tcW w:w="1433" w:type="dxa"/>
            <w:shd w:val="clear" w:color="auto" w:fill="auto"/>
            <w:vAlign w:val="top"/>
          </w:tcPr>
          <w:p w14:paraId="1C25395B">
            <w:pPr>
              <w:spacing w:before="187" w:beforeLines="60" w:line="300" w:lineRule="auto"/>
              <w:rPr>
                <w:rFonts w:hint="default" w:ascii="宋体" w:hAnsi="宋体" w:eastAsia="宋体" w:cs="宋体"/>
                <w:sz w:val="18"/>
                <w:szCs w:val="18"/>
                <w:lang w:val="en-US" w:eastAsia="zh-CN" w:bidi="ar-SA"/>
              </w:rPr>
            </w:pPr>
            <w:r>
              <w:rPr>
                <w:rFonts w:hint="eastAsia"/>
                <w:sz w:val="18"/>
                <w:szCs w:val="18"/>
                <w:lang w:val="en-US" w:eastAsia="zh-CN"/>
              </w:rPr>
              <w:t>消息部分</w:t>
            </w:r>
          </w:p>
        </w:tc>
        <w:tc>
          <w:tcPr>
            <w:tcW w:w="816" w:type="dxa"/>
            <w:shd w:val="clear" w:color="auto" w:fill="auto"/>
            <w:vAlign w:val="top"/>
          </w:tcPr>
          <w:p w14:paraId="71407D1E">
            <w:pPr>
              <w:spacing w:before="187" w:beforeLines="60" w:line="300" w:lineRule="auto"/>
              <w:rPr>
                <w:rFonts w:hint="eastAsia" w:ascii="宋体" w:hAnsi="宋体" w:eastAsia="宋体" w:cs="宋体"/>
                <w:sz w:val="18"/>
                <w:szCs w:val="18"/>
                <w:lang w:val="en-US" w:eastAsia="zh-CN" w:bidi="ar-SA"/>
              </w:rPr>
            </w:pPr>
            <w:r>
              <w:rPr>
                <w:rFonts w:hint="eastAsia"/>
                <w:sz w:val="18"/>
                <w:szCs w:val="18"/>
                <w:lang w:val="en-US" w:eastAsia="zh-CN"/>
              </w:rPr>
              <w:t>修订</w:t>
            </w:r>
          </w:p>
        </w:tc>
        <w:tc>
          <w:tcPr>
            <w:tcW w:w="1260" w:type="dxa"/>
            <w:shd w:val="clear" w:color="auto" w:fill="auto"/>
            <w:vAlign w:val="top"/>
          </w:tcPr>
          <w:p w14:paraId="01E9574E">
            <w:pPr>
              <w:spacing w:before="187" w:beforeLines="60" w:line="300" w:lineRule="auto"/>
              <w:rPr>
                <w:rFonts w:hint="default" w:ascii="宋体" w:hAnsi="宋体" w:eastAsia="宋体" w:cs="宋体"/>
                <w:sz w:val="18"/>
                <w:szCs w:val="18"/>
                <w:lang w:val="en-US" w:eastAsia="zh-CN" w:bidi="ar-SA"/>
              </w:rPr>
            </w:pPr>
            <w:r>
              <w:rPr>
                <w:rFonts w:hint="eastAsia"/>
                <w:sz w:val="18"/>
                <w:szCs w:val="18"/>
                <w:lang w:val="en-US" w:eastAsia="zh-CN"/>
              </w:rPr>
              <w:t>2025/8/19</w:t>
            </w:r>
          </w:p>
        </w:tc>
        <w:tc>
          <w:tcPr>
            <w:tcW w:w="1271" w:type="dxa"/>
            <w:shd w:val="clear" w:color="auto" w:fill="auto"/>
            <w:vAlign w:val="top"/>
          </w:tcPr>
          <w:p w14:paraId="2E6E7079">
            <w:pPr>
              <w:spacing w:before="187" w:beforeLines="60" w:line="300" w:lineRule="auto"/>
              <w:rPr>
                <w:rFonts w:hint="eastAsia" w:ascii="宋体" w:hAnsi="宋体" w:eastAsia="宋体" w:cs="宋体"/>
                <w:sz w:val="18"/>
                <w:szCs w:val="18"/>
                <w:lang w:val="en-US" w:eastAsia="zh-CN" w:bidi="ar-SA"/>
              </w:rPr>
            </w:pPr>
            <w:r>
              <w:rPr>
                <w:rFonts w:hint="eastAsia"/>
                <w:sz w:val="18"/>
                <w:szCs w:val="18"/>
                <w:lang w:val="en-US" w:eastAsia="zh-CN"/>
              </w:rPr>
              <w:t>余龙水</w:t>
            </w:r>
          </w:p>
        </w:tc>
        <w:tc>
          <w:tcPr>
            <w:tcW w:w="2963" w:type="dxa"/>
          </w:tcPr>
          <w:p w14:paraId="6335ACEE">
            <w:pPr>
              <w:spacing w:before="187" w:beforeLines="60" w:line="300" w:lineRule="auto"/>
              <w:rPr>
                <w:rFonts w:hint="default"/>
                <w:sz w:val="18"/>
                <w:szCs w:val="18"/>
                <w:lang w:val="en-US" w:eastAsia="zh-CN"/>
              </w:rPr>
            </w:pPr>
            <w:r>
              <w:rPr>
                <w:rFonts w:hint="eastAsia"/>
                <w:sz w:val="18"/>
                <w:szCs w:val="18"/>
                <w:lang w:val="en-US" w:eastAsia="zh-CN"/>
              </w:rPr>
              <w:t>DTUE、DPDL增加&lt;COORDINATE&gt;打卡坐标</w:t>
            </w:r>
          </w:p>
        </w:tc>
      </w:tr>
    </w:tbl>
    <w:p w14:paraId="79D8A698"/>
    <w:p w14:paraId="6A81D66C">
      <w:r>
        <w:br w:type="page"/>
      </w:r>
    </w:p>
    <w:p w14:paraId="67B49EAD">
      <w:pPr>
        <w:pStyle w:val="108"/>
        <w:ind w:left="360"/>
        <w:jc w:val="center"/>
        <w:outlineLvl w:val="0"/>
        <w:rPr>
          <w:color w:val="auto"/>
        </w:rPr>
      </w:pPr>
      <w:bookmarkStart w:id="0" w:name="_Toc2062"/>
      <w:r>
        <w:rPr>
          <w:rFonts w:hint="eastAsia"/>
          <w:color w:val="auto"/>
          <w:lang w:val="zh-CN"/>
        </w:rPr>
        <w:t>目录</w:t>
      </w:r>
      <w:bookmarkEnd w:id="0"/>
    </w:p>
    <w:p w14:paraId="20683A58">
      <w:pPr>
        <w:pStyle w:val="28"/>
        <w:tabs>
          <w:tab w:val="right" w:leader="dot" w:pos="8306"/>
        </w:tabs>
      </w:pPr>
      <w:r>
        <w:rPr>
          <w:b w:val="0"/>
          <w:bCs w:val="0"/>
          <w:caps w:val="0"/>
        </w:rPr>
        <w:fldChar w:fldCharType="begin"/>
      </w:r>
      <w:r>
        <w:rPr>
          <w:b w:val="0"/>
          <w:bCs w:val="0"/>
          <w:caps w:val="0"/>
        </w:rPr>
        <w:instrText xml:space="preserve"> TOC \o "1-5" \h \z \u </w:instrText>
      </w:r>
      <w:r>
        <w:rPr>
          <w:b w:val="0"/>
          <w:bCs w:val="0"/>
          <w:caps w:val="0"/>
        </w:rPr>
        <w:fldChar w:fldCharType="separate"/>
      </w:r>
      <w:r>
        <w:rPr>
          <w:bCs w:val="0"/>
          <w:caps w:val="0"/>
        </w:rPr>
        <w:fldChar w:fldCharType="begin"/>
      </w:r>
      <w:r>
        <w:rPr>
          <w:bCs w:val="0"/>
          <w:caps w:val="0"/>
        </w:rPr>
        <w:instrText xml:space="preserve"> HYPERLINK \l _Toc2062 </w:instrText>
      </w:r>
      <w:r>
        <w:rPr>
          <w:bCs w:val="0"/>
          <w:caps w:val="0"/>
        </w:rPr>
        <w:fldChar w:fldCharType="separate"/>
      </w:r>
      <w:r>
        <w:rPr>
          <w:rFonts w:hint="eastAsia"/>
          <w:lang w:val="zh-CN"/>
        </w:rPr>
        <w:t>目录</w:t>
      </w:r>
      <w:r>
        <w:tab/>
      </w:r>
      <w:r>
        <w:fldChar w:fldCharType="begin"/>
      </w:r>
      <w:r>
        <w:instrText xml:space="preserve"> PAGEREF _Toc2062 \h </w:instrText>
      </w:r>
      <w:r>
        <w:fldChar w:fldCharType="separate"/>
      </w:r>
      <w:r>
        <w:t>4</w:t>
      </w:r>
      <w:r>
        <w:fldChar w:fldCharType="end"/>
      </w:r>
      <w:r>
        <w:rPr>
          <w:bCs w:val="0"/>
          <w:caps w:val="0"/>
        </w:rPr>
        <w:fldChar w:fldCharType="end"/>
      </w:r>
    </w:p>
    <w:p w14:paraId="61AC721A">
      <w:pPr>
        <w:pStyle w:val="28"/>
        <w:tabs>
          <w:tab w:val="right" w:leader="dot" w:pos="8306"/>
        </w:tabs>
      </w:pPr>
      <w:r>
        <w:rPr>
          <w:bCs/>
          <w:caps/>
        </w:rPr>
        <w:fldChar w:fldCharType="begin"/>
      </w:r>
      <w:r>
        <w:rPr>
          <w:bCs/>
          <w:caps/>
        </w:rPr>
        <w:instrText xml:space="preserve"> HYPERLINK \l _Toc2394 </w:instrText>
      </w:r>
      <w:r>
        <w:rPr>
          <w:bCs/>
          <w:caps/>
        </w:rPr>
        <w:fldChar w:fldCharType="separate"/>
      </w:r>
      <w:r>
        <w:rPr>
          <w:rFonts w:hint="default" w:cs="Times New Roman"/>
          <w:spacing w:val="0"/>
          <w:position w:val="0"/>
        </w:rPr>
        <w:t xml:space="preserve">1 </w:t>
      </w:r>
      <w:r>
        <w:rPr>
          <w:rFonts w:hint="eastAsia"/>
        </w:rPr>
        <w:t>概述</w:t>
      </w:r>
      <w:r>
        <w:tab/>
      </w:r>
      <w:r>
        <w:fldChar w:fldCharType="begin"/>
      </w:r>
      <w:r>
        <w:instrText xml:space="preserve"> PAGEREF _Toc2394 \h </w:instrText>
      </w:r>
      <w:r>
        <w:fldChar w:fldCharType="separate"/>
      </w:r>
      <w:r>
        <w:t>5</w:t>
      </w:r>
      <w:r>
        <w:fldChar w:fldCharType="end"/>
      </w:r>
      <w:r>
        <w:rPr>
          <w:bCs/>
          <w:caps/>
        </w:rPr>
        <w:fldChar w:fldCharType="end"/>
      </w:r>
    </w:p>
    <w:p w14:paraId="78326969">
      <w:pPr>
        <w:pStyle w:val="28"/>
        <w:tabs>
          <w:tab w:val="right" w:leader="dot" w:pos="8306"/>
        </w:tabs>
      </w:pPr>
      <w:r>
        <w:rPr>
          <w:bCs/>
          <w:caps/>
        </w:rPr>
        <w:fldChar w:fldCharType="begin"/>
      </w:r>
      <w:r>
        <w:rPr>
          <w:bCs/>
          <w:caps/>
        </w:rPr>
        <w:instrText xml:space="preserve"> HYPERLINK \l _Toc19122 </w:instrText>
      </w:r>
      <w:r>
        <w:rPr>
          <w:bCs/>
          <w:caps/>
        </w:rPr>
        <w:fldChar w:fldCharType="separate"/>
      </w:r>
      <w:r>
        <w:rPr>
          <w:rFonts w:hint="default" w:cs="Times New Roman"/>
          <w:spacing w:val="0"/>
          <w:position w:val="0"/>
        </w:rPr>
        <w:t xml:space="preserve">2 </w:t>
      </w:r>
      <w:r>
        <w:t>AOMIP</w:t>
      </w:r>
      <w:r>
        <w:rPr>
          <w:rFonts w:hint="eastAsia"/>
        </w:rPr>
        <w:t>简介</w:t>
      </w:r>
      <w:r>
        <w:tab/>
      </w:r>
      <w:r>
        <w:fldChar w:fldCharType="begin"/>
      </w:r>
      <w:r>
        <w:instrText xml:space="preserve"> PAGEREF _Toc19122 \h </w:instrText>
      </w:r>
      <w:r>
        <w:fldChar w:fldCharType="separate"/>
      </w:r>
      <w:r>
        <w:t>5</w:t>
      </w:r>
      <w:r>
        <w:fldChar w:fldCharType="end"/>
      </w:r>
      <w:r>
        <w:rPr>
          <w:bCs/>
          <w:caps/>
        </w:rPr>
        <w:fldChar w:fldCharType="end"/>
      </w:r>
    </w:p>
    <w:p w14:paraId="71E55CA1">
      <w:pPr>
        <w:pStyle w:val="28"/>
        <w:tabs>
          <w:tab w:val="right" w:leader="dot" w:pos="8306"/>
        </w:tabs>
      </w:pPr>
      <w:r>
        <w:rPr>
          <w:bCs/>
          <w:caps/>
        </w:rPr>
        <w:fldChar w:fldCharType="begin"/>
      </w:r>
      <w:r>
        <w:rPr>
          <w:bCs/>
          <w:caps/>
        </w:rPr>
        <w:instrText xml:space="preserve"> HYPERLINK \l _Toc28708 </w:instrText>
      </w:r>
      <w:r>
        <w:rPr>
          <w:bCs/>
          <w:caps/>
        </w:rPr>
        <w:fldChar w:fldCharType="separate"/>
      </w:r>
      <w:r>
        <w:rPr>
          <w:rFonts w:hint="default" w:cs="Times New Roman"/>
          <w:spacing w:val="0"/>
          <w:position w:val="0"/>
        </w:rPr>
        <w:t xml:space="preserve">3 </w:t>
      </w:r>
      <w:r>
        <w:rPr>
          <w:rFonts w:hint="eastAsia"/>
        </w:rPr>
        <w:t>接入模式说明</w:t>
      </w:r>
      <w:r>
        <w:tab/>
      </w:r>
      <w:r>
        <w:fldChar w:fldCharType="begin"/>
      </w:r>
      <w:r>
        <w:instrText xml:space="preserve"> PAGEREF _Toc28708 \h </w:instrText>
      </w:r>
      <w:r>
        <w:fldChar w:fldCharType="separate"/>
      </w:r>
      <w:r>
        <w:t>6</w:t>
      </w:r>
      <w:r>
        <w:fldChar w:fldCharType="end"/>
      </w:r>
      <w:r>
        <w:rPr>
          <w:bCs/>
          <w:caps/>
        </w:rPr>
        <w:fldChar w:fldCharType="end"/>
      </w:r>
    </w:p>
    <w:p w14:paraId="608FFF1E">
      <w:pPr>
        <w:pStyle w:val="33"/>
        <w:tabs>
          <w:tab w:val="right" w:leader="dot" w:pos="8306"/>
        </w:tabs>
      </w:pPr>
      <w:r>
        <w:rPr>
          <w:bCs/>
          <w:caps/>
        </w:rPr>
        <w:fldChar w:fldCharType="begin"/>
      </w:r>
      <w:r>
        <w:rPr>
          <w:bCs/>
          <w:caps/>
        </w:rPr>
        <w:instrText xml:space="preserve"> HYPERLINK \l _Toc22478 </w:instrText>
      </w:r>
      <w:r>
        <w:rPr>
          <w:bCs/>
          <w:caps/>
        </w:rPr>
        <w:fldChar w:fldCharType="separate"/>
      </w:r>
      <w:r>
        <w:rPr>
          <w:rFonts w:hint="eastAsia" w:cs="Times New Roman"/>
        </w:rPr>
        <w:t xml:space="preserve">3.1 </w:t>
      </w:r>
      <w:r>
        <w:rPr>
          <w:rFonts w:hint="eastAsia"/>
        </w:rPr>
        <w:t>接入说明</w:t>
      </w:r>
      <w:r>
        <w:tab/>
      </w:r>
      <w:r>
        <w:fldChar w:fldCharType="begin"/>
      </w:r>
      <w:r>
        <w:instrText xml:space="preserve"> PAGEREF _Toc22478 \h </w:instrText>
      </w:r>
      <w:r>
        <w:fldChar w:fldCharType="separate"/>
      </w:r>
      <w:r>
        <w:t>6</w:t>
      </w:r>
      <w:r>
        <w:fldChar w:fldCharType="end"/>
      </w:r>
      <w:r>
        <w:rPr>
          <w:bCs/>
          <w:caps/>
        </w:rPr>
        <w:fldChar w:fldCharType="end"/>
      </w:r>
    </w:p>
    <w:p w14:paraId="5A84BFF2">
      <w:pPr>
        <w:pStyle w:val="33"/>
        <w:tabs>
          <w:tab w:val="right" w:leader="dot" w:pos="8306"/>
        </w:tabs>
      </w:pPr>
      <w:r>
        <w:rPr>
          <w:bCs/>
          <w:caps/>
        </w:rPr>
        <w:fldChar w:fldCharType="begin"/>
      </w:r>
      <w:r>
        <w:rPr>
          <w:bCs/>
          <w:caps/>
        </w:rPr>
        <w:instrText xml:space="preserve"> HYPERLINK \l _Toc7037 </w:instrText>
      </w:r>
      <w:r>
        <w:rPr>
          <w:bCs/>
          <w:caps/>
        </w:rPr>
        <w:fldChar w:fldCharType="separate"/>
      </w:r>
      <w:r>
        <w:rPr>
          <w:rFonts w:hint="eastAsia" w:cs="Times New Roman"/>
        </w:rPr>
        <w:t xml:space="preserve">3.2 </w:t>
      </w:r>
      <w:r>
        <w:rPr>
          <w:rFonts w:hint="eastAsia"/>
        </w:rPr>
        <w:t>接入流程说明</w:t>
      </w:r>
      <w:r>
        <w:tab/>
      </w:r>
      <w:r>
        <w:fldChar w:fldCharType="begin"/>
      </w:r>
      <w:r>
        <w:instrText xml:space="preserve"> PAGEREF _Toc7037 \h </w:instrText>
      </w:r>
      <w:r>
        <w:fldChar w:fldCharType="separate"/>
      </w:r>
      <w:r>
        <w:t>6</w:t>
      </w:r>
      <w:r>
        <w:fldChar w:fldCharType="end"/>
      </w:r>
      <w:r>
        <w:rPr>
          <w:bCs/>
          <w:caps/>
        </w:rPr>
        <w:fldChar w:fldCharType="end"/>
      </w:r>
    </w:p>
    <w:p w14:paraId="282A5F65">
      <w:pPr>
        <w:pStyle w:val="28"/>
        <w:tabs>
          <w:tab w:val="right" w:leader="dot" w:pos="8306"/>
        </w:tabs>
      </w:pPr>
      <w:r>
        <w:rPr>
          <w:bCs/>
          <w:caps/>
        </w:rPr>
        <w:fldChar w:fldCharType="begin"/>
      </w:r>
      <w:r>
        <w:rPr>
          <w:bCs/>
          <w:caps/>
        </w:rPr>
        <w:instrText xml:space="preserve"> HYPERLINK \l _Toc6232 </w:instrText>
      </w:r>
      <w:r>
        <w:rPr>
          <w:bCs/>
          <w:caps/>
        </w:rPr>
        <w:fldChar w:fldCharType="separate"/>
      </w:r>
      <w:r>
        <w:rPr>
          <w:rFonts w:hint="default" w:cs="Times New Roman"/>
          <w:spacing w:val="0"/>
          <w:position w:val="0"/>
        </w:rPr>
        <w:t xml:space="preserve">4 </w:t>
      </w:r>
      <w:r>
        <w:rPr>
          <w:rFonts w:hint="eastAsia"/>
        </w:rPr>
        <w:t>通信链路及技术规范</w:t>
      </w:r>
      <w:r>
        <w:tab/>
      </w:r>
      <w:r>
        <w:fldChar w:fldCharType="begin"/>
      </w:r>
      <w:r>
        <w:instrText xml:space="preserve"> PAGEREF _Toc6232 \h </w:instrText>
      </w:r>
      <w:r>
        <w:fldChar w:fldCharType="separate"/>
      </w:r>
      <w:r>
        <w:t>7</w:t>
      </w:r>
      <w:r>
        <w:fldChar w:fldCharType="end"/>
      </w:r>
      <w:r>
        <w:rPr>
          <w:bCs/>
          <w:caps/>
        </w:rPr>
        <w:fldChar w:fldCharType="end"/>
      </w:r>
    </w:p>
    <w:p w14:paraId="4867E002">
      <w:pPr>
        <w:pStyle w:val="28"/>
        <w:tabs>
          <w:tab w:val="right" w:leader="dot" w:pos="8306"/>
        </w:tabs>
      </w:pPr>
      <w:r>
        <w:rPr>
          <w:bCs/>
          <w:caps/>
        </w:rPr>
        <w:fldChar w:fldCharType="begin"/>
      </w:r>
      <w:r>
        <w:rPr>
          <w:bCs/>
          <w:caps/>
        </w:rPr>
        <w:instrText xml:space="preserve"> HYPERLINK \l _Toc25152 </w:instrText>
      </w:r>
      <w:r>
        <w:rPr>
          <w:bCs/>
          <w:caps/>
        </w:rPr>
        <w:fldChar w:fldCharType="separate"/>
      </w:r>
      <w:r>
        <w:rPr>
          <w:rFonts w:hint="default" w:cs="Times New Roman"/>
          <w:spacing w:val="0"/>
          <w:position w:val="0"/>
        </w:rPr>
        <w:t xml:space="preserve">5 </w:t>
      </w:r>
      <w:r>
        <w:rPr>
          <w:rFonts w:hint="eastAsia"/>
        </w:rPr>
        <w:t>接口方式</w:t>
      </w:r>
      <w:r>
        <w:tab/>
      </w:r>
      <w:r>
        <w:fldChar w:fldCharType="begin"/>
      </w:r>
      <w:r>
        <w:instrText xml:space="preserve"> PAGEREF _Toc25152 \h </w:instrText>
      </w:r>
      <w:r>
        <w:fldChar w:fldCharType="separate"/>
      </w:r>
      <w:r>
        <w:t>7</w:t>
      </w:r>
      <w:r>
        <w:fldChar w:fldCharType="end"/>
      </w:r>
      <w:r>
        <w:rPr>
          <w:bCs/>
          <w:caps/>
        </w:rPr>
        <w:fldChar w:fldCharType="end"/>
      </w:r>
    </w:p>
    <w:p w14:paraId="1759378F">
      <w:pPr>
        <w:pStyle w:val="28"/>
        <w:tabs>
          <w:tab w:val="right" w:leader="dot" w:pos="8306"/>
        </w:tabs>
      </w:pPr>
      <w:r>
        <w:rPr>
          <w:bCs/>
          <w:caps/>
        </w:rPr>
        <w:fldChar w:fldCharType="begin"/>
      </w:r>
      <w:r>
        <w:rPr>
          <w:bCs/>
          <w:caps/>
        </w:rPr>
        <w:instrText xml:space="preserve"> HYPERLINK \l _Toc14993 </w:instrText>
      </w:r>
      <w:r>
        <w:rPr>
          <w:bCs/>
          <w:caps/>
        </w:rPr>
        <w:fldChar w:fldCharType="separate"/>
      </w:r>
      <w:r>
        <w:rPr>
          <w:rFonts w:hint="default" w:cs="Times New Roman"/>
          <w:spacing w:val="0"/>
          <w:position w:val="0"/>
        </w:rPr>
        <w:t xml:space="preserve">6 </w:t>
      </w:r>
      <w:r>
        <w:rPr>
          <w:rFonts w:hint="eastAsia"/>
        </w:rPr>
        <w:t>消息处理能力</w:t>
      </w:r>
      <w:r>
        <w:tab/>
      </w:r>
      <w:r>
        <w:fldChar w:fldCharType="begin"/>
      </w:r>
      <w:r>
        <w:instrText xml:space="preserve"> PAGEREF _Toc14993 \h </w:instrText>
      </w:r>
      <w:r>
        <w:fldChar w:fldCharType="separate"/>
      </w:r>
      <w:r>
        <w:t>7</w:t>
      </w:r>
      <w:r>
        <w:fldChar w:fldCharType="end"/>
      </w:r>
      <w:r>
        <w:rPr>
          <w:bCs/>
          <w:caps/>
        </w:rPr>
        <w:fldChar w:fldCharType="end"/>
      </w:r>
    </w:p>
    <w:p w14:paraId="52DEE723">
      <w:pPr>
        <w:pStyle w:val="28"/>
        <w:tabs>
          <w:tab w:val="right" w:leader="dot" w:pos="8306"/>
        </w:tabs>
      </w:pPr>
      <w:r>
        <w:rPr>
          <w:bCs/>
          <w:caps/>
        </w:rPr>
        <w:fldChar w:fldCharType="begin"/>
      </w:r>
      <w:r>
        <w:rPr>
          <w:bCs/>
          <w:caps/>
        </w:rPr>
        <w:instrText xml:space="preserve"> HYPERLINK \l _Toc26928 </w:instrText>
      </w:r>
      <w:r>
        <w:rPr>
          <w:bCs/>
          <w:caps/>
        </w:rPr>
        <w:fldChar w:fldCharType="separate"/>
      </w:r>
      <w:r>
        <w:rPr>
          <w:rFonts w:hint="default" w:cs="Times New Roman"/>
          <w:spacing w:val="0"/>
          <w:position w:val="0"/>
        </w:rPr>
        <w:t xml:space="preserve">7 </w:t>
      </w:r>
      <w:r>
        <w:rPr>
          <w:rFonts w:hint="eastAsia"/>
        </w:rPr>
        <w:t>数据交互目的及原则</w:t>
      </w:r>
      <w:r>
        <w:tab/>
      </w:r>
      <w:r>
        <w:fldChar w:fldCharType="begin"/>
      </w:r>
      <w:r>
        <w:instrText xml:space="preserve"> PAGEREF _Toc26928 \h </w:instrText>
      </w:r>
      <w:r>
        <w:fldChar w:fldCharType="separate"/>
      </w:r>
      <w:r>
        <w:t>7</w:t>
      </w:r>
      <w:r>
        <w:fldChar w:fldCharType="end"/>
      </w:r>
      <w:r>
        <w:rPr>
          <w:bCs/>
          <w:caps/>
        </w:rPr>
        <w:fldChar w:fldCharType="end"/>
      </w:r>
    </w:p>
    <w:p w14:paraId="07045C3D">
      <w:pPr>
        <w:pStyle w:val="28"/>
        <w:tabs>
          <w:tab w:val="right" w:leader="dot" w:pos="8306"/>
        </w:tabs>
      </w:pPr>
      <w:r>
        <w:rPr>
          <w:bCs/>
          <w:caps/>
        </w:rPr>
        <w:fldChar w:fldCharType="begin"/>
      </w:r>
      <w:r>
        <w:rPr>
          <w:bCs/>
          <w:caps/>
        </w:rPr>
        <w:instrText xml:space="preserve"> HYPERLINK \l _Toc27027 </w:instrText>
      </w:r>
      <w:r>
        <w:rPr>
          <w:bCs/>
          <w:caps/>
        </w:rPr>
        <w:fldChar w:fldCharType="separate"/>
      </w:r>
      <w:r>
        <w:rPr>
          <w:rFonts w:hint="default" w:cs="Times New Roman"/>
          <w:spacing w:val="0"/>
          <w:position w:val="0"/>
        </w:rPr>
        <w:t xml:space="preserve">8 </w:t>
      </w:r>
      <w:r>
        <w:rPr>
          <w:rFonts w:hint="eastAsia"/>
        </w:rPr>
        <w:t>义务与原则</w:t>
      </w:r>
      <w:r>
        <w:tab/>
      </w:r>
      <w:r>
        <w:fldChar w:fldCharType="begin"/>
      </w:r>
      <w:r>
        <w:instrText xml:space="preserve"> PAGEREF _Toc27027 \h </w:instrText>
      </w:r>
      <w:r>
        <w:fldChar w:fldCharType="separate"/>
      </w:r>
      <w:r>
        <w:t>8</w:t>
      </w:r>
      <w:r>
        <w:fldChar w:fldCharType="end"/>
      </w:r>
      <w:r>
        <w:rPr>
          <w:bCs/>
          <w:caps/>
        </w:rPr>
        <w:fldChar w:fldCharType="end"/>
      </w:r>
    </w:p>
    <w:p w14:paraId="0631FE7E">
      <w:pPr>
        <w:pStyle w:val="28"/>
        <w:tabs>
          <w:tab w:val="right" w:leader="dot" w:pos="8306"/>
        </w:tabs>
      </w:pPr>
      <w:r>
        <w:rPr>
          <w:bCs/>
          <w:caps/>
        </w:rPr>
        <w:fldChar w:fldCharType="begin"/>
      </w:r>
      <w:r>
        <w:rPr>
          <w:bCs/>
          <w:caps/>
        </w:rPr>
        <w:instrText xml:space="preserve"> HYPERLINK \l _Toc27354 </w:instrText>
      </w:r>
      <w:r>
        <w:rPr>
          <w:bCs/>
          <w:caps/>
        </w:rPr>
        <w:fldChar w:fldCharType="separate"/>
      </w:r>
      <w:r>
        <w:rPr>
          <w:rFonts w:hint="default" w:cs="Times New Roman"/>
          <w:spacing w:val="0"/>
          <w:position w:val="0"/>
        </w:rPr>
        <w:t xml:space="preserve">9 </w:t>
      </w:r>
      <w:r>
        <w:rPr>
          <w:rFonts w:hint="eastAsia"/>
        </w:rPr>
        <w:t>数据需求说明</w:t>
      </w:r>
      <w:r>
        <w:tab/>
      </w:r>
      <w:r>
        <w:fldChar w:fldCharType="begin"/>
      </w:r>
      <w:r>
        <w:instrText xml:space="preserve"> PAGEREF _Toc27354 \h </w:instrText>
      </w:r>
      <w:r>
        <w:fldChar w:fldCharType="separate"/>
      </w:r>
      <w:r>
        <w:t>9</w:t>
      </w:r>
      <w:r>
        <w:fldChar w:fldCharType="end"/>
      </w:r>
      <w:r>
        <w:rPr>
          <w:bCs/>
          <w:caps/>
        </w:rPr>
        <w:fldChar w:fldCharType="end"/>
      </w:r>
    </w:p>
    <w:p w14:paraId="4D6259A4">
      <w:pPr>
        <w:pStyle w:val="33"/>
        <w:tabs>
          <w:tab w:val="right" w:leader="dot" w:pos="8306"/>
        </w:tabs>
      </w:pPr>
      <w:r>
        <w:rPr>
          <w:bCs/>
          <w:caps/>
        </w:rPr>
        <w:fldChar w:fldCharType="begin"/>
      </w:r>
      <w:r>
        <w:rPr>
          <w:bCs/>
          <w:caps/>
        </w:rPr>
        <w:instrText xml:space="preserve"> HYPERLINK \l _Toc10788 </w:instrText>
      </w:r>
      <w:r>
        <w:rPr>
          <w:bCs/>
          <w:caps/>
        </w:rPr>
        <w:fldChar w:fldCharType="separate"/>
      </w:r>
      <w:r>
        <w:rPr>
          <w:rFonts w:hint="eastAsia" w:cs="Times New Roman"/>
        </w:rPr>
        <w:t xml:space="preserve">9.1 </w:t>
      </w:r>
      <w:r>
        <w:rPr>
          <w:rFonts w:hint="eastAsia"/>
        </w:rPr>
        <w:t>排班系统提供数据</w:t>
      </w:r>
      <w:r>
        <w:tab/>
      </w:r>
      <w:r>
        <w:fldChar w:fldCharType="begin"/>
      </w:r>
      <w:r>
        <w:instrText xml:space="preserve"> PAGEREF _Toc10788 \h </w:instrText>
      </w:r>
      <w:r>
        <w:fldChar w:fldCharType="separate"/>
      </w:r>
      <w:r>
        <w:t>9</w:t>
      </w:r>
      <w:r>
        <w:fldChar w:fldCharType="end"/>
      </w:r>
      <w:r>
        <w:rPr>
          <w:bCs/>
          <w:caps/>
        </w:rPr>
        <w:fldChar w:fldCharType="end"/>
      </w:r>
    </w:p>
    <w:p w14:paraId="390CD6FB">
      <w:pPr>
        <w:pStyle w:val="20"/>
        <w:tabs>
          <w:tab w:val="right" w:leader="dot" w:pos="8306"/>
        </w:tabs>
      </w:pPr>
      <w:r>
        <w:rPr>
          <w:bCs/>
          <w:caps/>
        </w:rPr>
        <w:fldChar w:fldCharType="begin"/>
      </w:r>
      <w:r>
        <w:rPr>
          <w:bCs/>
          <w:caps/>
        </w:rPr>
        <w:instrText xml:space="preserve"> HYPERLINK \l _Toc918 </w:instrText>
      </w:r>
      <w:r>
        <w:rPr>
          <w:bCs/>
          <w:caps/>
        </w:rPr>
        <w:fldChar w:fldCharType="separate"/>
      </w:r>
      <w:r>
        <w:rPr>
          <w:rFonts w:hint="eastAsia" w:cs="Times New Roman"/>
        </w:rPr>
        <w:t xml:space="preserve">9.1.1 </w:t>
      </w:r>
      <w:r>
        <w:rPr>
          <w:rFonts w:hint="eastAsia"/>
        </w:rPr>
        <w:t>数据项</w:t>
      </w:r>
      <w:r>
        <w:tab/>
      </w:r>
      <w:r>
        <w:fldChar w:fldCharType="begin"/>
      </w:r>
      <w:r>
        <w:instrText xml:space="preserve"> PAGEREF _Toc918 \h </w:instrText>
      </w:r>
      <w:r>
        <w:fldChar w:fldCharType="separate"/>
      </w:r>
      <w:r>
        <w:t>9</w:t>
      </w:r>
      <w:r>
        <w:fldChar w:fldCharType="end"/>
      </w:r>
      <w:r>
        <w:rPr>
          <w:bCs/>
          <w:caps/>
        </w:rPr>
        <w:fldChar w:fldCharType="end"/>
      </w:r>
    </w:p>
    <w:p w14:paraId="14FC41B2">
      <w:pPr>
        <w:pStyle w:val="20"/>
        <w:tabs>
          <w:tab w:val="right" w:leader="dot" w:pos="8306"/>
        </w:tabs>
      </w:pPr>
      <w:r>
        <w:rPr>
          <w:bCs/>
          <w:caps/>
        </w:rPr>
        <w:fldChar w:fldCharType="begin"/>
      </w:r>
      <w:r>
        <w:rPr>
          <w:bCs/>
          <w:caps/>
        </w:rPr>
        <w:instrText xml:space="preserve"> HYPERLINK \l _Toc20292 </w:instrText>
      </w:r>
      <w:r>
        <w:rPr>
          <w:bCs/>
          <w:caps/>
        </w:rPr>
        <w:fldChar w:fldCharType="separate"/>
      </w:r>
      <w:r>
        <w:rPr>
          <w:rFonts w:hint="eastAsia" w:cs="Times New Roman"/>
        </w:rPr>
        <w:t xml:space="preserve">9.1.2 </w:t>
      </w:r>
      <w:r>
        <w:rPr>
          <w:rFonts w:hint="eastAsia"/>
        </w:rPr>
        <w:t>对应数据规范</w:t>
      </w:r>
      <w:r>
        <w:tab/>
      </w:r>
      <w:r>
        <w:fldChar w:fldCharType="begin"/>
      </w:r>
      <w:r>
        <w:instrText xml:space="preserve"> PAGEREF _Toc20292 \h </w:instrText>
      </w:r>
      <w:r>
        <w:fldChar w:fldCharType="separate"/>
      </w:r>
      <w:r>
        <w:t>9</w:t>
      </w:r>
      <w:r>
        <w:fldChar w:fldCharType="end"/>
      </w:r>
      <w:r>
        <w:rPr>
          <w:bCs/>
          <w:caps/>
        </w:rPr>
        <w:fldChar w:fldCharType="end"/>
      </w:r>
    </w:p>
    <w:p w14:paraId="6ACB0B5C">
      <w:pPr>
        <w:pStyle w:val="29"/>
        <w:tabs>
          <w:tab w:val="right" w:leader="dot" w:pos="8306"/>
        </w:tabs>
      </w:pPr>
      <w:r>
        <w:rPr>
          <w:bCs/>
          <w:caps/>
        </w:rPr>
        <w:fldChar w:fldCharType="begin"/>
      </w:r>
      <w:r>
        <w:rPr>
          <w:bCs/>
          <w:caps/>
        </w:rPr>
        <w:instrText xml:space="preserve"> HYPERLINK \l _Toc19037 </w:instrText>
      </w:r>
      <w:r>
        <w:rPr>
          <w:bCs/>
          <w:caps/>
        </w:rPr>
        <w:fldChar w:fldCharType="separate"/>
      </w:r>
      <w:r>
        <w:rPr>
          <w:rFonts w:hint="eastAsia" w:ascii="宋体" w:cs="Times New Roman"/>
          <w:lang w:val="de-DE"/>
        </w:rPr>
        <w:t xml:space="preserve">9.1.2.1 </w:t>
      </w:r>
      <w:r>
        <w:rPr>
          <w:rFonts w:hint="eastAsia" w:ascii="宋体" w:hAnsi="宋体"/>
          <w:lang w:val="de-DE"/>
        </w:rPr>
        <w:t>基础信息</w:t>
      </w:r>
      <w:r>
        <w:tab/>
      </w:r>
      <w:r>
        <w:fldChar w:fldCharType="begin"/>
      </w:r>
      <w:r>
        <w:instrText xml:space="preserve"> PAGEREF _Toc19037 \h </w:instrText>
      </w:r>
      <w:r>
        <w:fldChar w:fldCharType="separate"/>
      </w:r>
      <w:r>
        <w:t>9</w:t>
      </w:r>
      <w:r>
        <w:fldChar w:fldCharType="end"/>
      </w:r>
      <w:r>
        <w:rPr>
          <w:bCs/>
          <w:caps/>
        </w:rPr>
        <w:fldChar w:fldCharType="end"/>
      </w:r>
    </w:p>
    <w:p w14:paraId="3B43FA8E">
      <w:pPr>
        <w:pStyle w:val="19"/>
        <w:tabs>
          <w:tab w:val="right" w:leader="dot" w:pos="8306"/>
        </w:tabs>
      </w:pPr>
      <w:r>
        <w:rPr>
          <w:bCs/>
          <w:caps/>
        </w:rPr>
        <w:fldChar w:fldCharType="begin"/>
      </w:r>
      <w:r>
        <w:rPr>
          <w:bCs/>
          <w:caps/>
        </w:rPr>
        <w:instrText xml:space="preserve"> HYPERLINK \l _Toc19477 </w:instrText>
      </w:r>
      <w:r>
        <w:rPr>
          <w:bCs/>
          <w:caps/>
        </w:rPr>
        <w:fldChar w:fldCharType="separate"/>
      </w:r>
      <w:r>
        <w:rPr>
          <w:rFonts w:hint="eastAsia" w:cs="Times New Roman"/>
          <w:lang w:val="de-DE"/>
        </w:rPr>
        <w:t xml:space="preserve">9.1.2.1.1 </w:t>
      </w:r>
      <w:r>
        <w:rPr>
          <w:rFonts w:hint="eastAsia"/>
          <w:lang w:val="de-DE"/>
        </w:rPr>
        <w:t>员工信息</w:t>
      </w:r>
      <w:r>
        <w:tab/>
      </w:r>
      <w:r>
        <w:fldChar w:fldCharType="begin"/>
      </w:r>
      <w:r>
        <w:instrText xml:space="preserve"> PAGEREF _Toc19477 \h </w:instrText>
      </w:r>
      <w:r>
        <w:fldChar w:fldCharType="separate"/>
      </w:r>
      <w:r>
        <w:t>9</w:t>
      </w:r>
      <w:r>
        <w:fldChar w:fldCharType="end"/>
      </w:r>
      <w:r>
        <w:rPr>
          <w:bCs/>
          <w:caps/>
        </w:rPr>
        <w:fldChar w:fldCharType="end"/>
      </w:r>
    </w:p>
    <w:p w14:paraId="23AD37C4">
      <w:pPr>
        <w:pStyle w:val="29"/>
        <w:tabs>
          <w:tab w:val="right" w:leader="dot" w:pos="8306"/>
        </w:tabs>
      </w:pPr>
      <w:r>
        <w:rPr>
          <w:bCs/>
          <w:caps/>
        </w:rPr>
        <w:fldChar w:fldCharType="begin"/>
      </w:r>
      <w:r>
        <w:rPr>
          <w:bCs/>
          <w:caps/>
        </w:rPr>
        <w:instrText xml:space="preserve"> HYPERLINK \l _Toc1430 </w:instrText>
      </w:r>
      <w:r>
        <w:rPr>
          <w:bCs/>
          <w:caps/>
        </w:rPr>
        <w:fldChar w:fldCharType="separate"/>
      </w:r>
      <w:r>
        <w:rPr>
          <w:rFonts w:hint="eastAsia" w:ascii="宋体" w:cs="Times New Roman"/>
          <w:lang w:val="de-DE"/>
        </w:rPr>
        <w:t xml:space="preserve">9.1.2.2 </w:t>
      </w:r>
      <w:r>
        <w:rPr>
          <w:rFonts w:hint="eastAsia" w:ascii="宋体" w:hAnsi="宋体"/>
          <w:lang w:val="de-DE"/>
        </w:rPr>
        <w:t>员工上下班信息信息</w:t>
      </w:r>
      <w:r>
        <w:tab/>
      </w:r>
      <w:r>
        <w:fldChar w:fldCharType="begin"/>
      </w:r>
      <w:r>
        <w:instrText xml:space="preserve"> PAGEREF _Toc1430 \h </w:instrText>
      </w:r>
      <w:r>
        <w:fldChar w:fldCharType="separate"/>
      </w:r>
      <w:r>
        <w:t>21</w:t>
      </w:r>
      <w:r>
        <w:fldChar w:fldCharType="end"/>
      </w:r>
      <w:r>
        <w:rPr>
          <w:bCs/>
          <w:caps/>
        </w:rPr>
        <w:fldChar w:fldCharType="end"/>
      </w:r>
    </w:p>
    <w:p w14:paraId="7E364462">
      <w:pPr>
        <w:pStyle w:val="19"/>
        <w:tabs>
          <w:tab w:val="right" w:leader="dot" w:pos="8306"/>
        </w:tabs>
      </w:pPr>
      <w:r>
        <w:rPr>
          <w:bCs/>
          <w:caps/>
        </w:rPr>
        <w:fldChar w:fldCharType="begin"/>
      </w:r>
      <w:r>
        <w:rPr>
          <w:bCs/>
          <w:caps/>
        </w:rPr>
        <w:instrText xml:space="preserve"> HYPERLINK \l _Toc5639 </w:instrText>
      </w:r>
      <w:r>
        <w:rPr>
          <w:bCs/>
          <w:caps/>
        </w:rPr>
        <w:fldChar w:fldCharType="separate"/>
      </w:r>
      <w:r>
        <w:rPr>
          <w:rFonts w:hint="eastAsia" w:cs="Times New Roman"/>
          <w:lang w:val="de-DE"/>
        </w:rPr>
        <w:t xml:space="preserve">9.1.2.2.1 </w:t>
      </w:r>
      <w:r>
        <w:rPr>
          <w:rFonts w:hint="eastAsia"/>
          <w:lang w:val="de-DE"/>
        </w:rPr>
        <w:t>员工上班计划</w:t>
      </w:r>
      <w:r>
        <w:tab/>
      </w:r>
      <w:r>
        <w:fldChar w:fldCharType="begin"/>
      </w:r>
      <w:r>
        <w:instrText xml:space="preserve"> PAGEREF _Toc5639 \h </w:instrText>
      </w:r>
      <w:r>
        <w:fldChar w:fldCharType="separate"/>
      </w:r>
      <w:r>
        <w:t>21</w:t>
      </w:r>
      <w:r>
        <w:fldChar w:fldCharType="end"/>
      </w:r>
      <w:r>
        <w:rPr>
          <w:bCs/>
          <w:caps/>
        </w:rPr>
        <w:fldChar w:fldCharType="end"/>
      </w:r>
    </w:p>
    <w:p w14:paraId="14F3EC64">
      <w:pPr>
        <w:pStyle w:val="19"/>
        <w:tabs>
          <w:tab w:val="right" w:leader="dot" w:pos="8306"/>
        </w:tabs>
      </w:pPr>
      <w:r>
        <w:rPr>
          <w:bCs/>
          <w:caps/>
        </w:rPr>
        <w:fldChar w:fldCharType="begin"/>
      </w:r>
      <w:r>
        <w:rPr>
          <w:bCs/>
          <w:caps/>
        </w:rPr>
        <w:instrText xml:space="preserve"> HYPERLINK \l _Toc776 </w:instrText>
      </w:r>
      <w:r>
        <w:rPr>
          <w:bCs/>
          <w:caps/>
        </w:rPr>
        <w:fldChar w:fldCharType="separate"/>
      </w:r>
      <w:r>
        <w:rPr>
          <w:rFonts w:hint="eastAsia" w:cs="Times New Roman"/>
          <w:lang w:val="de-DE"/>
        </w:rPr>
        <w:t xml:space="preserve">9.1.2.2.2 </w:t>
      </w:r>
      <w:r>
        <w:rPr>
          <w:rFonts w:hint="eastAsia"/>
          <w:lang w:val="de-DE"/>
        </w:rPr>
        <w:t>员工实时上班信息</w:t>
      </w:r>
      <w:r>
        <w:tab/>
      </w:r>
      <w:r>
        <w:fldChar w:fldCharType="begin"/>
      </w:r>
      <w:r>
        <w:instrText xml:space="preserve"> PAGEREF _Toc776 \h </w:instrText>
      </w:r>
      <w:r>
        <w:fldChar w:fldCharType="separate"/>
      </w:r>
      <w:r>
        <w:t>33</w:t>
      </w:r>
      <w:r>
        <w:fldChar w:fldCharType="end"/>
      </w:r>
      <w:r>
        <w:rPr>
          <w:bCs/>
          <w:caps/>
        </w:rPr>
        <w:fldChar w:fldCharType="end"/>
      </w:r>
    </w:p>
    <w:p w14:paraId="1DF44831">
      <w:pPr>
        <w:pStyle w:val="28"/>
        <w:tabs>
          <w:tab w:val="right" w:leader="dot" w:pos="8306"/>
        </w:tabs>
      </w:pPr>
      <w:r>
        <w:rPr>
          <w:bCs/>
          <w:caps/>
        </w:rPr>
        <w:fldChar w:fldCharType="begin"/>
      </w:r>
      <w:r>
        <w:rPr>
          <w:bCs/>
          <w:caps/>
        </w:rPr>
        <w:instrText xml:space="preserve"> HYPERLINK \l _Toc8565 </w:instrText>
      </w:r>
      <w:r>
        <w:rPr>
          <w:bCs/>
          <w:caps/>
        </w:rPr>
        <w:fldChar w:fldCharType="separate"/>
      </w:r>
      <w:r>
        <w:rPr>
          <w:rFonts w:hint="default" w:cs="Times New Roman"/>
          <w:spacing w:val="0"/>
          <w:position w:val="0"/>
        </w:rPr>
        <w:t xml:space="preserve">10 </w:t>
      </w:r>
      <w:r>
        <w:rPr>
          <w:rFonts w:hint="eastAsia"/>
        </w:rPr>
        <w:t>备注</w:t>
      </w:r>
      <w:r>
        <w:tab/>
      </w:r>
      <w:r>
        <w:fldChar w:fldCharType="begin"/>
      </w:r>
      <w:r>
        <w:instrText xml:space="preserve"> PAGEREF _Toc8565 \h </w:instrText>
      </w:r>
      <w:r>
        <w:fldChar w:fldCharType="separate"/>
      </w:r>
      <w:r>
        <w:t>40</w:t>
      </w:r>
      <w:r>
        <w:fldChar w:fldCharType="end"/>
      </w:r>
      <w:r>
        <w:rPr>
          <w:bCs/>
          <w:caps/>
        </w:rPr>
        <w:fldChar w:fldCharType="end"/>
      </w:r>
    </w:p>
    <w:p w14:paraId="2B2E9C8D">
      <w:r>
        <w:rPr>
          <w:bCs/>
          <w:caps/>
        </w:rPr>
        <w:fldChar w:fldCharType="end"/>
      </w:r>
    </w:p>
    <w:p w14:paraId="439CD62F">
      <w:r>
        <w:br w:type="page"/>
      </w:r>
    </w:p>
    <w:p w14:paraId="4E25754C"/>
    <w:p w14:paraId="603875FB">
      <w:pPr>
        <w:pStyle w:val="2"/>
      </w:pPr>
      <w:bookmarkStart w:id="1" w:name="_Toc2394"/>
      <w:r>
        <w:rPr>
          <w:rFonts w:hint="eastAsia"/>
        </w:rPr>
        <w:t>概述</w:t>
      </w:r>
      <w:bookmarkEnd w:id="1"/>
    </w:p>
    <w:p w14:paraId="1A27E86D">
      <w:pPr>
        <w:ind w:firstLine="480" w:firstLineChars="200"/>
      </w:pPr>
      <w:r>
        <w:rPr>
          <w:rFonts w:hint="eastAsia"/>
        </w:rPr>
        <w:t>此次广州白云机场生产系统升级改造中建设的生产管理信息平台</w:t>
      </w:r>
      <w:r>
        <w:t>(</w:t>
      </w:r>
      <w:r>
        <w:rPr>
          <w:rFonts w:hint="eastAsia"/>
        </w:rPr>
        <w:t>简称</w:t>
      </w:r>
      <w:r>
        <w:t>AOMIP)</w:t>
      </w:r>
      <w:r>
        <w:rPr>
          <w:rFonts w:hint="eastAsia"/>
        </w:rPr>
        <w:t>负责承担白云机场的生产管理信息的交互功能。各种接入系统接入到</w:t>
      </w:r>
      <w:r>
        <w:t>AOMIP</w:t>
      </w:r>
      <w:r>
        <w:rPr>
          <w:rFonts w:hint="eastAsia"/>
        </w:rPr>
        <w:t>中，实现自身数据的共享和获取其他系统提供的数据。</w:t>
      </w:r>
    </w:p>
    <w:p w14:paraId="2EA7C548">
      <w:pPr>
        <w:ind w:firstLine="480" w:firstLineChars="200"/>
      </w:pPr>
      <w:r>
        <w:rPr>
          <w:rFonts w:hint="eastAsia"/>
        </w:rPr>
        <w:t>本技术规范为排班系统接入</w:t>
      </w:r>
      <w:r>
        <w:t>AOMIP</w:t>
      </w:r>
      <w:r>
        <w:rPr>
          <w:rFonts w:hint="eastAsia"/>
        </w:rPr>
        <w:t>提供说明信息，对接入模式、接口方式、数据需求、数据规范四个方面进行说明，供广州白云机场以及排班系统相关技术人员参考查阅。</w:t>
      </w:r>
    </w:p>
    <w:p w14:paraId="1AB30652">
      <w:pPr>
        <w:pStyle w:val="2"/>
      </w:pPr>
      <w:bookmarkStart w:id="2" w:name="_Toc19122"/>
      <w:r>
        <w:t>AOMIP</w:t>
      </w:r>
      <w:r>
        <w:rPr>
          <w:rFonts w:hint="eastAsia"/>
        </w:rPr>
        <w:t>简介</w:t>
      </w:r>
      <w:bookmarkEnd w:id="2"/>
    </w:p>
    <w:p w14:paraId="7BF46A89">
      <w:pPr>
        <w:ind w:firstLine="480" w:firstLineChars="200"/>
        <w:rPr>
          <w:rFonts w:cs="黑体"/>
        </w:rPr>
      </w:pPr>
      <w:r>
        <w:rPr>
          <w:rFonts w:hint="eastAsia" w:cs="黑体"/>
        </w:rPr>
        <w:t>机场生产管理信息平台</w:t>
      </w:r>
      <w:r>
        <w:rPr>
          <w:rFonts w:cs="黑体"/>
        </w:rPr>
        <w:t>(AOMIP)</w:t>
      </w:r>
      <w:r>
        <w:rPr>
          <w:rFonts w:hint="eastAsia" w:cs="黑体"/>
        </w:rPr>
        <w:t>是基于服务总线的概念构建消息传输的整体架构，面向各接入系统提供统一规范的各种服务，各系统都遵循统一制定的基于标准</w:t>
      </w:r>
      <w:r>
        <w:rPr>
          <w:rFonts w:cs="黑体"/>
        </w:rPr>
        <w:t>XML</w:t>
      </w:r>
      <w:r>
        <w:rPr>
          <w:rFonts w:hint="eastAsia" w:cs="黑体"/>
        </w:rPr>
        <w:t>数据格式在</w:t>
      </w:r>
      <w:r>
        <w:rPr>
          <w:rFonts w:cs="黑体"/>
        </w:rPr>
        <w:t>AOMIP</w:t>
      </w:r>
      <w:r>
        <w:rPr>
          <w:rFonts w:hint="eastAsia" w:cs="黑体"/>
        </w:rPr>
        <w:t>中进行消息的传输，</w:t>
      </w:r>
      <w:r>
        <w:rPr>
          <w:rFonts w:cs="黑体"/>
        </w:rPr>
        <w:t>AOMIP</w:t>
      </w:r>
      <w:r>
        <w:rPr>
          <w:rFonts w:hint="eastAsia" w:cs="黑体"/>
        </w:rPr>
        <w:t>对服务及消息的传输进行监控，管理，统计</w:t>
      </w:r>
      <w:r>
        <w:rPr>
          <w:rFonts w:cs="黑体"/>
        </w:rPr>
        <w:t>,</w:t>
      </w:r>
      <w:r>
        <w:rPr>
          <w:rFonts w:hint="eastAsia" w:cs="黑体"/>
        </w:rPr>
        <w:t>实现对机场弱电系统消息传输的整体掌控。</w:t>
      </w:r>
    </w:p>
    <w:p w14:paraId="39FA3057">
      <w:pPr>
        <w:ind w:firstLine="480" w:firstLineChars="200"/>
        <w:rPr>
          <w:rFonts w:cs="黑体"/>
        </w:rPr>
      </w:pPr>
      <w:r>
        <w:rPr>
          <w:rFonts w:cs="黑体"/>
        </w:rPr>
        <w:t>AOMIP</w:t>
      </w:r>
      <w:r>
        <w:rPr>
          <w:rFonts w:hint="eastAsia" w:cs="黑体"/>
        </w:rPr>
        <w:t>同时提供多种接入模式</w:t>
      </w:r>
      <w:r>
        <w:rPr>
          <w:rFonts w:cs="黑体"/>
        </w:rPr>
        <w:t>,</w:t>
      </w:r>
      <w:r>
        <w:rPr>
          <w:rFonts w:hint="eastAsia" w:cs="黑体"/>
        </w:rPr>
        <w:t>当增加新的接入系统时，可以根据新接入系统的需求提供对应的接入模式，基于</w:t>
      </w:r>
      <w:r>
        <w:rPr>
          <w:rFonts w:cs="黑体"/>
        </w:rPr>
        <w:t>AOMIP</w:t>
      </w:r>
      <w:r>
        <w:rPr>
          <w:rFonts w:hint="eastAsia" w:cs="黑体"/>
        </w:rPr>
        <w:t>传输的所有数据都是遵循标准的</w:t>
      </w:r>
      <w:r>
        <w:rPr>
          <w:rFonts w:cs="黑体"/>
        </w:rPr>
        <w:t>XML</w:t>
      </w:r>
      <w:r>
        <w:rPr>
          <w:rFonts w:hint="eastAsia" w:cs="黑体"/>
        </w:rPr>
        <w:t>格式，因此无论是新接入的系统获取已有的消息还是增加新的消息，都不会对其他已接入的系统产生影响。而对于已建设的原有弱电系统，可以提供相应的接入适配器，提供</w:t>
      </w:r>
      <w:r>
        <w:rPr>
          <w:rFonts w:cs="黑体"/>
        </w:rPr>
        <w:t>AOMIP</w:t>
      </w:r>
      <w:r>
        <w:rPr>
          <w:rFonts w:hint="eastAsia" w:cs="黑体"/>
        </w:rPr>
        <w:t>接入和新旧数据格式的转换</w:t>
      </w:r>
      <w:r>
        <w:rPr>
          <w:rFonts w:cs="黑体"/>
        </w:rPr>
        <w:t>,</w:t>
      </w:r>
      <w:r>
        <w:rPr>
          <w:rFonts w:hint="eastAsia" w:cs="黑体"/>
        </w:rPr>
        <w:t>使之能平滑无缝的接入到</w:t>
      </w:r>
      <w:r>
        <w:rPr>
          <w:rFonts w:cs="黑体"/>
        </w:rPr>
        <w:t>AOMIP</w:t>
      </w:r>
      <w:r>
        <w:rPr>
          <w:rFonts w:hint="eastAsia" w:cs="黑体"/>
        </w:rPr>
        <w:t>中。</w:t>
      </w:r>
    </w:p>
    <w:p w14:paraId="0E7EDB14">
      <w:pPr>
        <w:ind w:left="288" w:leftChars="120" w:firstLine="240" w:firstLineChars="100"/>
        <w:rPr>
          <w:rFonts w:cs="黑体"/>
        </w:rPr>
      </w:pPr>
      <w:r>
        <w:rPr>
          <w:rFonts w:cs="黑体"/>
        </w:rPr>
        <w:t>AOMIP</w:t>
      </w:r>
      <w:r>
        <w:rPr>
          <w:rFonts w:hint="eastAsia" w:cs="黑体"/>
        </w:rPr>
        <w:t>作为机场内部系统和机场外部系统通讯的接口和逻辑服务访问的统一平台。平台基于成熟的消息中间件技术，实现应用系统之间数据通讯和服务的交互，是机场信息系统集成通讯和互联互通的核心</w:t>
      </w:r>
    </w:p>
    <w:p w14:paraId="5D0ED996">
      <w:pPr>
        <w:ind w:left="288" w:leftChars="120" w:firstLine="240" w:firstLineChars="100"/>
      </w:pPr>
      <w:r>
        <w:rPr>
          <w:rFonts w:cs="黑体"/>
        </w:rPr>
        <w:t>AOMIP</w:t>
      </w:r>
      <w:r>
        <w:rPr>
          <w:rFonts w:hint="eastAsia" w:cs="黑体"/>
        </w:rPr>
        <w:t>规划的架构如下图：</w:t>
      </w:r>
    </w:p>
    <w:p w14:paraId="192EE863">
      <w:r>
        <w:rPr>
          <w:rFonts w:hint="eastAsia" w:cs="黑体"/>
        </w:rPr>
        <w:object>
          <v:shape id="_x0000_i1025" o:spt="75" type="#_x0000_t75" style="height:208.45pt;width:460.45pt;" o:ole="t" filled="t" o:preferrelative="t" stroked="f" coordsize="21600,21600">
            <v:path/>
            <v:fill on="t" focussize="0,0"/>
            <v:stroke on="f" joinstyle="miter"/>
            <v:imagedata r:id="rId6" o:title=""/>
            <o:lock v:ext="edit" aspectratio="f"/>
            <w10:wrap type="none"/>
            <w10:anchorlock/>
          </v:shape>
          <o:OLEObject Type="Embed" ProgID="Visio.Drawing.11" ShapeID="_x0000_i1025" DrawAspect="Content" ObjectID="_1468075725" r:id="rId5">
            <o:LockedField>false</o:LockedField>
          </o:OLEObject>
        </w:object>
      </w:r>
    </w:p>
    <w:p w14:paraId="7037FF69">
      <w:pPr>
        <w:pStyle w:val="2"/>
      </w:pPr>
      <w:bookmarkStart w:id="3" w:name="_Toc28708"/>
      <w:r>
        <w:rPr>
          <w:rFonts w:hint="eastAsia"/>
        </w:rPr>
        <w:t>接入模式说明</w:t>
      </w:r>
      <w:bookmarkEnd w:id="3"/>
    </w:p>
    <w:p w14:paraId="17024EE7">
      <w:pPr>
        <w:pStyle w:val="3"/>
      </w:pPr>
      <w:bookmarkStart w:id="4" w:name="_Toc22478"/>
      <w:r>
        <w:rPr>
          <w:rFonts w:hint="eastAsia"/>
        </w:rPr>
        <w:t>接入说明</w:t>
      </w:r>
      <w:bookmarkEnd w:id="4"/>
    </w:p>
    <w:p w14:paraId="119EA538">
      <w:pPr>
        <w:ind w:firstLine="480" w:firstLineChars="200"/>
      </w:pPr>
      <w:r>
        <w:t>AOMIP</w:t>
      </w:r>
      <w:r>
        <w:rPr>
          <w:rFonts w:hint="eastAsia"/>
        </w:rPr>
        <w:t>提供支持如</w:t>
      </w:r>
      <w:r>
        <w:t>JAVA,C++,C#</w:t>
      </w:r>
      <w:r>
        <w:rPr>
          <w:rFonts w:hint="eastAsia"/>
        </w:rPr>
        <w:t>等多种主流编程语言的</w:t>
      </w:r>
      <w:r>
        <w:t>SDK</w:t>
      </w:r>
      <w:r>
        <w:rPr>
          <w:rFonts w:hint="eastAsia"/>
        </w:rPr>
        <w:t>，支持业界各种主流服务器平台技术。</w:t>
      </w:r>
    </w:p>
    <w:p w14:paraId="5D7FD64B">
      <w:pPr>
        <w:ind w:firstLine="480" w:firstLineChars="200"/>
      </w:pPr>
      <w:r>
        <w:t>SDK</w:t>
      </w:r>
      <w:r>
        <w:rPr>
          <w:rFonts w:hint="eastAsia"/>
        </w:rPr>
        <w:t>提供完整详实的编程说明文档，</w:t>
      </w:r>
      <w:r>
        <w:t>SCMS</w:t>
      </w:r>
      <w:r>
        <w:rPr>
          <w:rFonts w:hint="eastAsia"/>
        </w:rPr>
        <w:t>根据自身需求，参照</w:t>
      </w:r>
      <w:r>
        <w:t>SDK</w:t>
      </w:r>
      <w:r>
        <w:rPr>
          <w:rFonts w:hint="eastAsia"/>
        </w:rPr>
        <w:t>提供的详细的编程说明文档，将</w:t>
      </w:r>
      <w:r>
        <w:t>SDK</w:t>
      </w:r>
      <w:r>
        <w:rPr>
          <w:rFonts w:hint="eastAsia"/>
        </w:rPr>
        <w:t>中提供的</w:t>
      </w:r>
      <w:r>
        <w:t>API</w:t>
      </w:r>
      <w:r>
        <w:rPr>
          <w:rFonts w:hint="eastAsia"/>
        </w:rPr>
        <w:t>嵌入至自身开发的接口程序中，调用由</w:t>
      </w:r>
      <w:r>
        <w:t>API</w:t>
      </w:r>
      <w:r>
        <w:rPr>
          <w:rFonts w:hint="eastAsia"/>
        </w:rPr>
        <w:t>封装好的方法实现接入</w:t>
      </w:r>
      <w:r>
        <w:t>AOMIP</w:t>
      </w:r>
      <w:r>
        <w:rPr>
          <w:rFonts w:hint="eastAsia"/>
        </w:rPr>
        <w:t>并进行数据交互的目的。</w:t>
      </w:r>
    </w:p>
    <w:p w14:paraId="1B82D53E">
      <w:pPr>
        <w:ind w:firstLine="480" w:firstLineChars="200"/>
      </w:pPr>
      <w:r>
        <w:t>SDK</w:t>
      </w:r>
      <w:r>
        <w:rPr>
          <w:rFonts w:hint="eastAsia"/>
        </w:rPr>
        <w:t>提供的接口实现非常简单，对复杂处理逻辑都进行了封装，接入系统只需要调用简单的几个方法就可实现接入</w:t>
      </w:r>
      <w:r>
        <w:t>AOMIP</w:t>
      </w:r>
      <w:r>
        <w:rPr>
          <w:rFonts w:hint="eastAsia"/>
        </w:rPr>
        <w:t>的全部功能。同时每个方法都提供了返回信息，返回信息涵盖运行信息，错误信息等各方面内容，方便接入系统针对特定的信息进行自己的业务逻辑处理。</w:t>
      </w:r>
    </w:p>
    <w:p w14:paraId="7A11E4DE">
      <w:pPr>
        <w:ind w:firstLine="480" w:firstLineChars="200"/>
        <w:jc w:val="center"/>
      </w:pPr>
    </w:p>
    <w:p w14:paraId="217512EE">
      <w:pPr>
        <w:ind w:firstLine="480" w:firstLineChars="200"/>
      </w:pPr>
    </w:p>
    <w:p w14:paraId="0BDFBD0B">
      <w:pPr>
        <w:pStyle w:val="3"/>
      </w:pPr>
      <w:bookmarkStart w:id="5" w:name="_Toc7037"/>
      <w:r>
        <w:rPr>
          <w:rFonts w:hint="eastAsia"/>
        </w:rPr>
        <w:t>接入流程说明</w:t>
      </w:r>
      <w:bookmarkEnd w:id="5"/>
    </w:p>
    <w:p w14:paraId="2C657877">
      <w:pPr>
        <w:ind w:firstLine="480" w:firstLineChars="200"/>
        <w:rPr>
          <w:rFonts w:cs="黑体"/>
        </w:rPr>
      </w:pPr>
      <w:r>
        <w:rPr>
          <w:rFonts w:cs="黑体"/>
        </w:rPr>
        <w:t>AOMIP</w:t>
      </w:r>
      <w:r>
        <w:rPr>
          <w:rFonts w:hint="eastAsia" w:cs="黑体"/>
        </w:rPr>
        <w:t>为接入系统进行接入接口开发时制定了标准开发流程，具体开发流程规范图如下：</w:t>
      </w:r>
    </w:p>
    <w:p w14:paraId="2B1E1922">
      <w:pPr>
        <w:ind w:firstLine="480" w:firstLineChars="200"/>
        <w:rPr>
          <w:rFonts w:cs="黑体"/>
        </w:rPr>
      </w:pPr>
      <w:r>
        <w:rPr>
          <w:rFonts w:cs="黑体"/>
        </w:rPr>
        <w:drawing>
          <wp:inline distT="0" distB="0" distL="0" distR="0">
            <wp:extent cx="4787900" cy="1000760"/>
            <wp:effectExtent l="0" t="0" r="0" b="8890"/>
            <wp:docPr id="2" name="图片 2" descr="41287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128795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787900" cy="1000760"/>
                    </a:xfrm>
                    <a:prstGeom prst="rect">
                      <a:avLst/>
                    </a:prstGeom>
                    <a:noFill/>
                    <a:ln>
                      <a:noFill/>
                    </a:ln>
                  </pic:spPr>
                </pic:pic>
              </a:graphicData>
            </a:graphic>
          </wp:inline>
        </w:drawing>
      </w:r>
    </w:p>
    <w:p w14:paraId="2E6420FB">
      <w:pPr>
        <w:ind w:firstLine="480" w:firstLineChars="200"/>
        <w:rPr>
          <w:rFonts w:cs="黑体"/>
        </w:rPr>
      </w:pPr>
      <w:r>
        <w:rPr>
          <w:rFonts w:cs="黑体"/>
        </w:rPr>
        <w:t>AOMIP</w:t>
      </w:r>
      <w:r>
        <w:rPr>
          <w:rFonts w:hint="eastAsia" w:cs="黑体"/>
        </w:rPr>
        <w:t>会为每个接入系统提供</w:t>
      </w:r>
      <w:r>
        <w:rPr>
          <w:rFonts w:cs="黑体"/>
        </w:rPr>
        <w:t>AOMIP</w:t>
      </w:r>
      <w:r>
        <w:rPr>
          <w:rFonts w:hint="eastAsia" w:cs="黑体"/>
        </w:rPr>
        <w:t>的相关信息介绍，帮助其了解</w:t>
      </w:r>
      <w:r>
        <w:rPr>
          <w:rFonts w:cs="黑体"/>
        </w:rPr>
        <w:t>AOMIP</w:t>
      </w:r>
      <w:r>
        <w:rPr>
          <w:rFonts w:hint="eastAsia" w:cs="黑体"/>
        </w:rPr>
        <w:t>的相关概念，并提供初始的</w:t>
      </w:r>
      <w:r>
        <w:rPr>
          <w:rFonts w:cs="黑体"/>
        </w:rPr>
        <w:t>IDD(</w:t>
      </w:r>
      <w:r>
        <w:rPr>
          <w:rFonts w:hint="eastAsia" w:cs="黑体"/>
        </w:rPr>
        <w:t>接口定义文档</w:t>
      </w:r>
      <w:r>
        <w:rPr>
          <w:rFonts w:cs="黑体"/>
        </w:rPr>
        <w:t>)</w:t>
      </w:r>
      <w:r>
        <w:rPr>
          <w:rFonts w:hint="eastAsia" w:cs="黑体"/>
        </w:rPr>
        <w:t>，帮助接入系统明确数据需求，根据数据需求签署对应的</w:t>
      </w:r>
      <w:r>
        <w:rPr>
          <w:rFonts w:cs="黑体"/>
        </w:rPr>
        <w:t>IDD</w:t>
      </w:r>
      <w:r>
        <w:rPr>
          <w:rFonts w:hint="eastAsia" w:cs="黑体"/>
        </w:rPr>
        <w:t>。</w:t>
      </w:r>
    </w:p>
    <w:p w14:paraId="2B436DB8">
      <w:pPr>
        <w:ind w:firstLine="480" w:firstLineChars="200"/>
      </w:pPr>
      <w:r>
        <w:t>IDD</w:t>
      </w:r>
      <w:r>
        <w:rPr>
          <w:rFonts w:hint="eastAsia"/>
        </w:rPr>
        <w:t>中包含接入系统所需数据的标准</w:t>
      </w:r>
      <w:r>
        <w:t>XML</w:t>
      </w:r>
      <w:r>
        <w:rPr>
          <w:rFonts w:hint="eastAsia"/>
        </w:rPr>
        <w:t>格式描述信息及接入方式基本描述。用于规范接入系统后续的接口开发。如果数据需求超出现有的初始</w:t>
      </w:r>
      <w:r>
        <w:t>IDD</w:t>
      </w:r>
      <w:r>
        <w:rPr>
          <w:rFonts w:hint="eastAsia"/>
        </w:rPr>
        <w:t>，</w:t>
      </w:r>
      <w:r>
        <w:t>AOMIP</w:t>
      </w:r>
      <w:r>
        <w:rPr>
          <w:rFonts w:hint="eastAsia"/>
        </w:rPr>
        <w:t>小组会根据实际情况制定新的</w:t>
      </w:r>
      <w:r>
        <w:t>IDD</w:t>
      </w:r>
      <w:r>
        <w:rPr>
          <w:rFonts w:hint="eastAsia"/>
        </w:rPr>
        <w:t>。</w:t>
      </w:r>
    </w:p>
    <w:p w14:paraId="37F4565C">
      <w:pPr>
        <w:ind w:firstLine="480" w:firstLineChars="200"/>
      </w:pPr>
      <w:r>
        <w:t>IDD</w:t>
      </w:r>
      <w:r>
        <w:rPr>
          <w:rFonts w:hint="eastAsia"/>
        </w:rPr>
        <w:t>签署完成后，</w:t>
      </w:r>
      <w:r>
        <w:t>AOMIP</w:t>
      </w:r>
      <w:r>
        <w:rPr>
          <w:rFonts w:hint="eastAsia"/>
        </w:rPr>
        <w:t>会向接入系统提供开发说明文档及相应的</w:t>
      </w:r>
      <w:r>
        <w:t>SDK</w:t>
      </w:r>
      <w:r>
        <w:rPr>
          <w:rFonts w:hint="eastAsia"/>
        </w:rPr>
        <w:t>，其中开发说明文档中会对如果使用</w:t>
      </w:r>
      <w:r>
        <w:t>SDK</w:t>
      </w:r>
      <w:r>
        <w:rPr>
          <w:rFonts w:hint="eastAsia"/>
        </w:rPr>
        <w:t>进行详细的说明，并列举出对应开发语言的相应简单实例，帮助接入系统进行接口开发。</w:t>
      </w:r>
    </w:p>
    <w:p w14:paraId="63F6DB17">
      <w:pPr>
        <w:ind w:firstLine="480" w:firstLineChars="200"/>
      </w:pPr>
      <w:r>
        <w:rPr>
          <w:rFonts w:hint="eastAsia"/>
        </w:rPr>
        <w:t>接口开发完成以后，接入系统可以在现场与</w:t>
      </w:r>
      <w:r>
        <w:t>AOMIP</w:t>
      </w:r>
      <w:r>
        <w:rPr>
          <w:rFonts w:hint="eastAsia"/>
        </w:rPr>
        <w:t>进行单点测试，测试接入系统接口程序与</w:t>
      </w:r>
      <w:r>
        <w:t>AOMIP</w:t>
      </w:r>
      <w:r>
        <w:rPr>
          <w:rFonts w:hint="eastAsia"/>
        </w:rPr>
        <w:t>进行连接及收发消息相应功能。单点测试完成后，</w:t>
      </w:r>
      <w:r>
        <w:t>AOMIP</w:t>
      </w:r>
      <w:r>
        <w:rPr>
          <w:rFonts w:hint="eastAsia"/>
        </w:rPr>
        <w:t>会组织各接入系统基于测试环境进行接口联合调试，利用测试环境最大限度模拟真实机场运行情况。</w:t>
      </w:r>
    </w:p>
    <w:p w14:paraId="6CF4448C">
      <w:pPr>
        <w:ind w:firstLine="480" w:firstLineChars="200"/>
      </w:pPr>
      <w:r>
        <w:rPr>
          <w:rFonts w:hint="eastAsia"/>
        </w:rPr>
        <w:t>联合调试完成以后，接入系统接口即可正式上线，接入至</w:t>
      </w:r>
      <w:r>
        <w:t>AOMIP</w:t>
      </w:r>
      <w:r>
        <w:rPr>
          <w:rFonts w:hint="eastAsia"/>
        </w:rPr>
        <w:t>。</w:t>
      </w:r>
    </w:p>
    <w:p w14:paraId="4521C615">
      <w:pPr>
        <w:pStyle w:val="2"/>
      </w:pPr>
      <w:bookmarkStart w:id="6" w:name="_Toc6232"/>
      <w:r>
        <w:rPr>
          <w:rFonts w:hint="eastAsia"/>
        </w:rPr>
        <w:t>通信链路及技术规范</w:t>
      </w:r>
      <w:bookmarkEnd w:id="6"/>
    </w:p>
    <w:p w14:paraId="10717E72">
      <w:pPr>
        <w:ind w:firstLine="480" w:firstLineChars="200"/>
      </w:pPr>
      <w:r>
        <w:rPr>
          <w:rFonts w:hint="eastAsia"/>
        </w:rPr>
        <w:t>物理链路</w:t>
      </w:r>
      <w:r>
        <w:t>:</w:t>
      </w:r>
      <w:r>
        <w:rPr>
          <w:rFonts w:hint="eastAsia"/>
        </w:rPr>
        <w:t>生产网络；</w:t>
      </w:r>
    </w:p>
    <w:p w14:paraId="51560B20">
      <w:pPr>
        <w:ind w:firstLine="480" w:firstLineChars="200"/>
      </w:pPr>
      <w:r>
        <w:rPr>
          <w:rFonts w:hint="eastAsia"/>
        </w:rPr>
        <w:t>通讯技术规范</w:t>
      </w:r>
      <w:r>
        <w:t xml:space="preserve">:TCP/IP </w:t>
      </w:r>
      <w:r>
        <w:rPr>
          <w:rFonts w:hint="eastAsia"/>
        </w:rPr>
        <w:t>。</w:t>
      </w:r>
    </w:p>
    <w:p w14:paraId="7E08BE35">
      <w:pPr>
        <w:pStyle w:val="2"/>
      </w:pPr>
      <w:bookmarkStart w:id="7" w:name="_Toc25152"/>
      <w:r>
        <w:rPr>
          <w:rFonts w:hint="eastAsia"/>
        </w:rPr>
        <w:t>接口方式</w:t>
      </w:r>
      <w:bookmarkEnd w:id="7"/>
    </w:p>
    <w:p w14:paraId="76F342F6">
      <w:pPr>
        <w:ind w:firstLine="420"/>
      </w:pPr>
      <w:r>
        <w:rPr>
          <w:rFonts w:hint="eastAsia"/>
        </w:rPr>
        <w:t>由</w:t>
      </w:r>
      <w:r>
        <w:t>SCMS</w:t>
      </w:r>
      <w:r>
        <w:rPr>
          <w:rFonts w:hint="eastAsia"/>
        </w:rPr>
        <w:t>开发接口程序，调用</w:t>
      </w:r>
      <w:r>
        <w:t>AOMIP</w:t>
      </w:r>
      <w:r>
        <w:rPr>
          <w:rFonts w:hint="eastAsia"/>
        </w:rPr>
        <w:t>提供的接入</w:t>
      </w:r>
      <w:r>
        <w:t>SDK</w:t>
      </w:r>
      <w:r>
        <w:rPr>
          <w:rFonts w:hint="eastAsia"/>
        </w:rPr>
        <w:t>实现接入</w:t>
      </w:r>
      <w:r>
        <w:t>AOMIP</w:t>
      </w:r>
      <w:r>
        <w:rPr>
          <w:rFonts w:hint="eastAsia"/>
        </w:rPr>
        <w:t>的相关功能。</w:t>
      </w:r>
    </w:p>
    <w:p w14:paraId="22B5D6C2">
      <w:pPr>
        <w:ind w:firstLine="420"/>
      </w:pPr>
      <w:r>
        <w:rPr>
          <w:rFonts w:hint="eastAsia"/>
        </w:rPr>
        <w:t>排班系统开发的接口程序实现如下三个功能</w:t>
      </w:r>
      <w:r>
        <w:t>:</w:t>
      </w:r>
    </w:p>
    <w:p w14:paraId="3AC5E564">
      <w:pPr>
        <w:ind w:firstLine="420"/>
      </w:pPr>
      <w:r>
        <w:rPr>
          <w:rFonts w:hint="eastAsia"/>
        </w:rPr>
        <w:t>功能一</w:t>
      </w:r>
      <w:r>
        <w:t>:</w:t>
      </w:r>
      <w:r>
        <w:rPr>
          <w:rFonts w:hint="eastAsia"/>
        </w:rPr>
        <w:t>调用</w:t>
      </w:r>
      <w:r>
        <w:t>AOMIP</w:t>
      </w:r>
      <w:r>
        <w:rPr>
          <w:rFonts w:hint="eastAsia"/>
        </w:rPr>
        <w:t>提供的</w:t>
      </w:r>
      <w:r>
        <w:t>API</w:t>
      </w:r>
      <w:r>
        <w:rPr>
          <w:rFonts w:hint="eastAsia"/>
        </w:rPr>
        <w:t>实现接入</w:t>
      </w:r>
      <w:r>
        <w:t>AOMIP</w:t>
      </w:r>
      <w:r>
        <w:rPr>
          <w:rFonts w:hint="eastAsia"/>
        </w:rPr>
        <w:t>收发消息。</w:t>
      </w:r>
    </w:p>
    <w:p w14:paraId="05F79CFB">
      <w:pPr>
        <w:ind w:firstLine="420"/>
      </w:pPr>
      <w:r>
        <w:rPr>
          <w:rFonts w:hint="eastAsia"/>
        </w:rPr>
        <w:t>功能二</w:t>
      </w:r>
      <w:r>
        <w:t>:</w:t>
      </w:r>
      <w:r>
        <w:rPr>
          <w:rFonts w:hint="eastAsia"/>
        </w:rPr>
        <w:t>基于</w:t>
      </w:r>
      <w:r>
        <w:t>AOMIP</w:t>
      </w:r>
      <w:r>
        <w:rPr>
          <w:rFonts w:hint="eastAsia"/>
        </w:rPr>
        <w:t>提供的</w:t>
      </w:r>
      <w:r>
        <w:t>XML</w:t>
      </w:r>
      <w:r>
        <w:rPr>
          <w:rFonts w:hint="eastAsia"/>
        </w:rPr>
        <w:t>格式数据规范封装排班系统的人员排班信息以及相应的基础信息并发送至</w:t>
      </w:r>
      <w:r>
        <w:t>AOMIP.</w:t>
      </w:r>
    </w:p>
    <w:p w14:paraId="50F2771A">
      <w:pPr>
        <w:ind w:firstLine="420"/>
      </w:pPr>
      <w:r>
        <w:rPr>
          <w:rFonts w:hint="eastAsia"/>
        </w:rPr>
        <w:t>功能三</w:t>
      </w:r>
      <w:r>
        <w:t>:</w:t>
      </w:r>
      <w:r>
        <w:rPr>
          <w:rFonts w:hint="eastAsia"/>
        </w:rPr>
        <w:t>从</w:t>
      </w:r>
      <w:r>
        <w:t>AOMIP</w:t>
      </w:r>
      <w:r>
        <w:rPr>
          <w:rFonts w:hint="eastAsia"/>
        </w:rPr>
        <w:t>接收基于</w:t>
      </w:r>
      <w:r>
        <w:t>AOMIP</w:t>
      </w:r>
      <w:r>
        <w:rPr>
          <w:rFonts w:hint="eastAsia"/>
        </w:rPr>
        <w:t>提供</w:t>
      </w:r>
      <w:r>
        <w:t>XML</w:t>
      </w:r>
      <w:r>
        <w:rPr>
          <w:rFonts w:hint="eastAsia"/>
        </w:rPr>
        <w:t>格式数据规范封装好的机场航班信息、服务信息、基础信息。</w:t>
      </w:r>
    </w:p>
    <w:p w14:paraId="046F9B2E">
      <w:pPr>
        <w:ind w:firstLine="420"/>
      </w:pPr>
    </w:p>
    <w:p w14:paraId="41918DD9">
      <w:pPr>
        <w:pStyle w:val="2"/>
        <w:rPr>
          <w:color w:val="FF0000"/>
        </w:rPr>
      </w:pPr>
      <w:bookmarkStart w:id="8" w:name="_Toc14993"/>
      <w:r>
        <w:rPr>
          <w:rFonts w:hint="eastAsia"/>
          <w:color w:val="FF0000"/>
        </w:rPr>
        <w:t>消息处理能力</w:t>
      </w:r>
      <w:bookmarkEnd w:id="8"/>
    </w:p>
    <w:p w14:paraId="6252295F">
      <w:pPr>
        <w:ind w:firstLine="480" w:firstLineChars="200"/>
        <w:rPr>
          <w:rFonts w:cs="Arial"/>
          <w:color w:val="FF0000"/>
        </w:rPr>
      </w:pPr>
      <w:r>
        <w:rPr>
          <w:rFonts w:hint="eastAsia" w:cs="Arial"/>
          <w:color w:val="FF0000"/>
        </w:rPr>
        <w:t>AOMIP为每个接入系统提供了独立的消息队列和通道，最大限度的提高并发处理的能力，同时消息路由及转换均采用并发模式，每个接入系统的消息路由及转换处理都是并发进行，使得消息在AOMIP中传输的消耗时间大为缩短，能充分满足机场各系统的消息传输需求。AOMIP接入系统平均消息响应时间不超过3秒；</w:t>
      </w:r>
    </w:p>
    <w:p w14:paraId="540CA23C">
      <w:pPr>
        <w:pStyle w:val="2"/>
      </w:pPr>
      <w:bookmarkStart w:id="9" w:name="_Toc26928"/>
      <w:r>
        <w:rPr>
          <w:rFonts w:hint="eastAsia"/>
        </w:rPr>
        <w:t>数据交互目的及原则</w:t>
      </w:r>
      <w:bookmarkEnd w:id="9"/>
    </w:p>
    <w:p w14:paraId="0B2C719C">
      <w:pPr>
        <w:ind w:firstLine="420"/>
      </w:pPr>
      <w:r>
        <w:rPr>
          <w:rFonts w:hint="eastAsia"/>
        </w:rPr>
        <w:t>（一）数据交互目的</w:t>
      </w:r>
    </w:p>
    <w:p w14:paraId="53E7F114">
      <w:pPr>
        <w:ind w:firstLine="420"/>
      </w:pPr>
      <w:r>
        <w:rPr>
          <w:rFonts w:hint="eastAsia"/>
        </w:rPr>
        <w:t>排班系统可以将确认后的人员排班信息数据遵照技术规范中的数据规范要求自动地传递给</w:t>
      </w:r>
      <w:r>
        <w:t>AOMIP</w:t>
      </w:r>
      <w:r>
        <w:rPr>
          <w:rFonts w:hint="eastAsia"/>
        </w:rPr>
        <w:t>，由</w:t>
      </w:r>
      <w:r>
        <w:t>AOMIP</w:t>
      </w:r>
      <w:r>
        <w:rPr>
          <w:rFonts w:hint="eastAsia"/>
        </w:rPr>
        <w:t>发布给其他系统。与此同时，广州白云机场的航班动态数据、任务数据也通过</w:t>
      </w:r>
      <w:r>
        <w:t>AOMIP</w:t>
      </w:r>
      <w:r>
        <w:rPr>
          <w:rFonts w:hint="eastAsia"/>
        </w:rPr>
        <w:t>适时回传给对方，满足排班系统诉求。从而实现双方生产运营的信息共享，这将会大大提高双方的服务和保障水平。</w:t>
      </w:r>
    </w:p>
    <w:p w14:paraId="0E73D9DB">
      <w:pPr>
        <w:ind w:firstLine="420"/>
      </w:pPr>
      <w:r>
        <w:rPr>
          <w:rFonts w:hint="eastAsia"/>
        </w:rPr>
        <w:t>（二）数据交互原则</w:t>
      </w:r>
    </w:p>
    <w:p w14:paraId="439061C1">
      <w:pPr>
        <w:ind w:firstLine="420"/>
      </w:pPr>
      <w:r>
        <w:t>1</w:t>
      </w:r>
      <w:r>
        <w:rPr>
          <w:rFonts w:hint="eastAsia"/>
        </w:rPr>
        <w:t>）</w:t>
      </w:r>
      <w:r>
        <w:t>.</w:t>
      </w:r>
      <w:r>
        <w:rPr>
          <w:rFonts w:hint="eastAsia"/>
        </w:rPr>
        <w:t>双方数据交换内容见技术规范后续说明，如有变更，应提前进行沟通；</w:t>
      </w:r>
    </w:p>
    <w:p w14:paraId="279AF82D">
      <w:pPr>
        <w:ind w:firstLine="420"/>
      </w:pPr>
      <w:r>
        <w:t>2</w:t>
      </w:r>
      <w:r>
        <w:rPr>
          <w:rFonts w:hint="eastAsia"/>
        </w:rPr>
        <w:t>）</w:t>
      </w:r>
      <w:r>
        <w:t>.</w:t>
      </w:r>
      <w:r>
        <w:rPr>
          <w:rFonts w:hint="eastAsia"/>
        </w:rPr>
        <w:t>传输数据格式以技术规范中拟定的</w:t>
      </w:r>
      <w:r>
        <w:t>XML</w:t>
      </w:r>
      <w:r>
        <w:rPr>
          <w:rFonts w:hint="eastAsia"/>
        </w:rPr>
        <w:t>数据规范为准；</w:t>
      </w:r>
    </w:p>
    <w:p w14:paraId="3B005C44">
      <w:pPr>
        <w:ind w:firstLine="420"/>
      </w:pPr>
      <w:r>
        <w:t>3</w:t>
      </w:r>
      <w:r>
        <w:rPr>
          <w:rFonts w:hint="eastAsia"/>
        </w:rPr>
        <w:t>）</w:t>
      </w:r>
      <w:r>
        <w:t>.</w:t>
      </w:r>
      <w:r>
        <w:rPr>
          <w:rFonts w:hint="eastAsia"/>
        </w:rPr>
        <w:t>双方各自应对其提供的数据准确性负责。</w:t>
      </w:r>
    </w:p>
    <w:p w14:paraId="151F7D26">
      <w:pPr>
        <w:ind w:firstLine="420"/>
      </w:pPr>
      <w:r>
        <w:t>4</w:t>
      </w:r>
      <w:r>
        <w:rPr>
          <w:rFonts w:hint="eastAsia"/>
        </w:rPr>
        <w:t>）</w:t>
      </w:r>
      <w:r>
        <w:t>.</w:t>
      </w:r>
      <w:r>
        <w:rPr>
          <w:rFonts w:hint="eastAsia"/>
        </w:rPr>
        <w:t>双方有责任共同维护网络信息安全。</w:t>
      </w:r>
    </w:p>
    <w:p w14:paraId="22745C0D">
      <w:pPr>
        <w:ind w:firstLine="420"/>
      </w:pPr>
      <w:r>
        <w:t>5</w:t>
      </w:r>
      <w:r>
        <w:rPr>
          <w:rFonts w:hint="eastAsia"/>
        </w:rPr>
        <w:t>）</w:t>
      </w:r>
      <w:r>
        <w:t>.AOMIP</w:t>
      </w:r>
      <w:r>
        <w:rPr>
          <w:rFonts w:hint="eastAsia"/>
        </w:rPr>
        <w:t>在技术规范中给出的数据规范是整体规划，部分事件及部分事件中的标签可能现阶段没有相应的数据源，可以做保留处理</w:t>
      </w:r>
      <w:r>
        <w:t>,</w:t>
      </w:r>
      <w:r>
        <w:rPr>
          <w:rFonts w:hint="eastAsia"/>
        </w:rPr>
        <w:t>在最终技术规范确定时，在对应数据项说明中标注保留字样</w:t>
      </w:r>
      <w:r>
        <w:t>,</w:t>
      </w:r>
      <w:r>
        <w:rPr>
          <w:rFonts w:hint="eastAsia"/>
        </w:rPr>
        <w:t>所有该数据项对应事件及事件中对应标签均默认保留处理。</w:t>
      </w:r>
    </w:p>
    <w:p w14:paraId="1C2912DD">
      <w:pPr>
        <w:ind w:firstLine="420"/>
      </w:pPr>
      <w:r>
        <w:t>6).</w:t>
      </w:r>
      <w:r>
        <w:rPr>
          <w:rFonts w:hint="eastAsia"/>
        </w:rPr>
        <w:t>在数据规范中定义的数据除在应用场景中有特定的描述场景之外，其他所有消息原则上都属于高实时性消息，在数据产生变化都应立即生成消息发送至</w:t>
      </w:r>
      <w:r>
        <w:t>AOMIP.</w:t>
      </w:r>
    </w:p>
    <w:p w14:paraId="6A360996">
      <w:pPr>
        <w:pStyle w:val="2"/>
      </w:pPr>
      <w:bookmarkStart w:id="10" w:name="_Toc27027"/>
      <w:r>
        <w:rPr>
          <w:rFonts w:hint="eastAsia"/>
        </w:rPr>
        <w:t>义务与原则</w:t>
      </w:r>
      <w:bookmarkEnd w:id="10"/>
    </w:p>
    <w:p w14:paraId="568F4DCF">
      <w:pPr>
        <w:ind w:firstLine="420"/>
      </w:pPr>
      <w:r>
        <w:t xml:space="preserve"> </w:t>
      </w:r>
      <w:r>
        <w:rPr>
          <w:rFonts w:hint="eastAsia"/>
        </w:rPr>
        <w:t>（一）广州白云国际机场</w:t>
      </w:r>
    </w:p>
    <w:p w14:paraId="34ABCB2F">
      <w:pPr>
        <w:ind w:firstLine="420"/>
      </w:pPr>
      <w:r>
        <w:t>1</w:t>
      </w:r>
      <w:r>
        <w:rPr>
          <w:rFonts w:hint="eastAsia"/>
        </w:rPr>
        <w:t>）</w:t>
      </w:r>
      <w:r>
        <w:t>.</w:t>
      </w:r>
      <w:r>
        <w:rPr>
          <w:rFonts w:hint="eastAsia"/>
        </w:rPr>
        <w:t>负责协调已确认的排班系统数据需求的数据源系统接入</w:t>
      </w:r>
      <w:r>
        <w:t>AOMIP</w:t>
      </w:r>
      <w:r>
        <w:rPr>
          <w:rFonts w:hint="eastAsia"/>
        </w:rPr>
        <w:t>的相关事宜。</w:t>
      </w:r>
    </w:p>
    <w:p w14:paraId="4B968649">
      <w:pPr>
        <w:ind w:firstLine="420"/>
      </w:pPr>
      <w:r>
        <w:t>2</w:t>
      </w:r>
      <w:r>
        <w:rPr>
          <w:rFonts w:hint="eastAsia"/>
        </w:rPr>
        <w:t>）</w:t>
      </w:r>
      <w:r>
        <w:t>.</w:t>
      </w:r>
      <w:r>
        <w:rPr>
          <w:rFonts w:hint="eastAsia"/>
        </w:rPr>
        <w:t>负责处理排班系统网络与白云机场的网络链路的对接相关事宜。</w:t>
      </w:r>
    </w:p>
    <w:p w14:paraId="50FB5C00">
      <w:pPr>
        <w:ind w:firstLine="420"/>
      </w:pPr>
      <w:r>
        <w:rPr>
          <w:rFonts w:hint="eastAsia"/>
        </w:rPr>
        <w:t>（二）排班系统</w:t>
      </w:r>
    </w:p>
    <w:p w14:paraId="211EE4F5">
      <w:pPr>
        <w:ind w:firstLine="420"/>
      </w:pPr>
      <w:r>
        <w:t>1</w:t>
      </w:r>
      <w:r>
        <w:rPr>
          <w:rFonts w:hint="eastAsia"/>
        </w:rPr>
        <w:t>）</w:t>
      </w:r>
      <w:r>
        <w:t>.</w:t>
      </w:r>
      <w:r>
        <w:rPr>
          <w:rFonts w:hint="eastAsia"/>
        </w:rPr>
        <w:t>负责接口程序的开发及运行维护工作；</w:t>
      </w:r>
      <w:r>
        <w:t xml:space="preserve"> </w:t>
      </w:r>
    </w:p>
    <w:p w14:paraId="79362628">
      <w:pPr>
        <w:ind w:firstLine="420"/>
      </w:pPr>
      <w:r>
        <w:rPr>
          <w:rFonts w:hint="eastAsia"/>
        </w:rPr>
        <w:t>（三）</w:t>
      </w:r>
      <w:r>
        <w:t>AOMIP</w:t>
      </w:r>
    </w:p>
    <w:p w14:paraId="57E18C4E">
      <w:pPr>
        <w:ind w:firstLine="420"/>
      </w:pPr>
      <w:r>
        <w:t>1</w:t>
      </w:r>
      <w:r>
        <w:rPr>
          <w:rFonts w:hint="eastAsia"/>
        </w:rPr>
        <w:t>）</w:t>
      </w:r>
      <w:r>
        <w:t>.</w:t>
      </w:r>
      <w:r>
        <w:rPr>
          <w:rFonts w:hint="eastAsia"/>
        </w:rPr>
        <w:t>负责拟定数据传输的数据规范；</w:t>
      </w:r>
    </w:p>
    <w:p w14:paraId="4528F0C2">
      <w:pPr>
        <w:ind w:firstLine="420"/>
      </w:pPr>
      <w:r>
        <w:t>2</w:t>
      </w:r>
      <w:r>
        <w:rPr>
          <w:rFonts w:hint="eastAsia"/>
        </w:rPr>
        <w:t>）</w:t>
      </w:r>
      <w:r>
        <w:t>.</w:t>
      </w:r>
      <w:r>
        <w:rPr>
          <w:rFonts w:hint="eastAsia"/>
        </w:rPr>
        <w:t>负责向排班系统提供接入</w:t>
      </w:r>
      <w:r>
        <w:t>AOMIP</w:t>
      </w:r>
      <w:r>
        <w:rPr>
          <w:rFonts w:hint="eastAsia"/>
        </w:rPr>
        <w:t>所使用的</w:t>
      </w:r>
      <w:r>
        <w:t>API</w:t>
      </w:r>
      <w:r>
        <w:rPr>
          <w:rFonts w:hint="eastAsia"/>
        </w:rPr>
        <w:t>、编程说明，接入</w:t>
      </w:r>
      <w:r>
        <w:t>AOMIP</w:t>
      </w:r>
      <w:r>
        <w:rPr>
          <w:rFonts w:hint="eastAsia"/>
        </w:rPr>
        <w:t>所使用的用户名和密码信息并对排班系统开发接口提供开发咨询；</w:t>
      </w:r>
      <w:r>
        <w:t xml:space="preserve"> </w:t>
      </w:r>
    </w:p>
    <w:p w14:paraId="29F0E092">
      <w:pPr>
        <w:pStyle w:val="2"/>
      </w:pPr>
      <w:bookmarkStart w:id="11" w:name="_Toc27354"/>
      <w:r>
        <w:rPr>
          <w:rFonts w:hint="eastAsia"/>
        </w:rPr>
        <w:t>数据需求说明</w:t>
      </w:r>
      <w:bookmarkEnd w:id="11"/>
    </w:p>
    <w:p w14:paraId="39B229C4">
      <w:pPr>
        <w:pStyle w:val="3"/>
      </w:pPr>
      <w:bookmarkStart w:id="12" w:name="_Toc10788"/>
      <w:r>
        <w:rPr>
          <w:rFonts w:hint="eastAsia"/>
        </w:rPr>
        <w:t>排班系统提供数据</w:t>
      </w:r>
      <w:bookmarkEnd w:id="12"/>
    </w:p>
    <w:p w14:paraId="48EE1CF7">
      <w:pPr>
        <w:pStyle w:val="4"/>
        <w:spacing w:before="1123" w:after="374"/>
      </w:pPr>
      <w:bookmarkStart w:id="13" w:name="_Toc918"/>
      <w:r>
        <w:rPr>
          <w:rFonts w:hint="eastAsia"/>
        </w:rPr>
        <w:t>数据项</w:t>
      </w:r>
      <w:bookmarkEnd w:id="13"/>
    </w:p>
    <w:p w14:paraId="60569749">
      <w:pPr>
        <w:pStyle w:val="4"/>
        <w:spacing w:before="1123" w:after="374"/>
      </w:pPr>
      <w:bookmarkStart w:id="14" w:name="_Toc20292"/>
      <w:r>
        <w:rPr>
          <w:rFonts w:hint="eastAsia"/>
        </w:rPr>
        <w:t>对应数据规范</w:t>
      </w:r>
      <w:bookmarkEnd w:id="14"/>
    </w:p>
    <w:p w14:paraId="4D656D66">
      <w:pPr>
        <w:pStyle w:val="5"/>
        <w:widowControl w:val="0"/>
        <w:spacing w:before="1123" w:after="374" w:line="360" w:lineRule="auto"/>
        <w:jc w:val="both"/>
        <w:rPr>
          <w:rFonts w:ascii="宋体"/>
          <w:lang w:val="de-DE"/>
        </w:rPr>
      </w:pPr>
      <w:bookmarkStart w:id="15" w:name="_Toc19037"/>
      <w:r>
        <w:rPr>
          <w:rFonts w:hint="eastAsia" w:ascii="宋体" w:hAnsi="宋体"/>
          <w:lang w:val="de-DE"/>
        </w:rPr>
        <w:t>基础信息</w:t>
      </w:r>
      <w:bookmarkEnd w:id="15"/>
    </w:p>
    <w:p w14:paraId="391062CC">
      <w:pPr>
        <w:pStyle w:val="6"/>
        <w:widowControl w:val="0"/>
        <w:spacing w:line="360" w:lineRule="auto"/>
        <w:jc w:val="both"/>
        <w:rPr>
          <w:lang w:val="de-DE"/>
        </w:rPr>
      </w:pPr>
      <w:bookmarkStart w:id="16" w:name="_Toc19477"/>
      <w:r>
        <w:rPr>
          <w:rFonts w:hint="eastAsia"/>
          <w:lang w:val="de-DE"/>
        </w:rPr>
        <w:t>员工信息</w:t>
      </w:r>
      <w:bookmarkEnd w:id="16"/>
    </w:p>
    <w:p w14:paraId="2DD271BD">
      <w:pPr>
        <w:pStyle w:val="7"/>
        <w:widowControl w:val="0"/>
        <w:spacing w:line="360" w:lineRule="auto"/>
        <w:jc w:val="both"/>
        <w:rPr>
          <w:rFonts w:ascii="宋体"/>
          <w:sz w:val="28"/>
          <w:szCs w:val="30"/>
          <w:lang w:val="de-DE"/>
        </w:rPr>
      </w:pPr>
      <w:bookmarkStart w:id="17" w:name="_Toc422474381"/>
      <w:r>
        <w:rPr>
          <w:rFonts w:hint="eastAsia" w:ascii="宋体" w:hAnsi="宋体"/>
          <w:sz w:val="28"/>
          <w:szCs w:val="30"/>
        </w:rPr>
        <w:t>员工信息增加事件</w:t>
      </w:r>
      <w:r>
        <w:rPr>
          <w:rFonts w:hint="eastAsia" w:ascii="宋体" w:hAnsi="宋体"/>
          <w:sz w:val="28"/>
          <w:szCs w:val="30"/>
          <w:lang w:val="de-DE"/>
        </w:rPr>
        <w:t>（</w:t>
      </w:r>
      <w:r>
        <w:rPr>
          <w:rFonts w:ascii="宋体" w:hAnsi="宋体"/>
          <w:sz w:val="28"/>
          <w:szCs w:val="30"/>
          <w:lang w:val="de-DE"/>
        </w:rPr>
        <w:t>EPIE</w:t>
      </w:r>
      <w:r>
        <w:rPr>
          <w:rFonts w:hint="eastAsia" w:ascii="宋体" w:hAnsi="宋体"/>
          <w:sz w:val="28"/>
          <w:szCs w:val="30"/>
          <w:lang w:val="de-DE"/>
        </w:rPr>
        <w:t>）</w:t>
      </w:r>
      <w:bookmarkEnd w:id="17"/>
    </w:p>
    <w:p w14:paraId="0E1903E1">
      <w:pPr>
        <w:pStyle w:val="8"/>
        <w:widowControl w:val="0"/>
        <w:spacing w:line="360" w:lineRule="auto"/>
        <w:jc w:val="both"/>
        <w:rPr>
          <w:rFonts w:ascii="宋体"/>
          <w:szCs w:val="30"/>
        </w:rPr>
      </w:pPr>
      <w:r>
        <w:rPr>
          <w:rFonts w:ascii="宋体" w:hAnsi="宋体"/>
          <w:szCs w:val="30"/>
        </w:rPr>
        <w:t>EPIE</w:t>
      </w:r>
      <w:r>
        <w:rPr>
          <w:rFonts w:hint="eastAsia" w:ascii="宋体" w:hAnsi="宋体"/>
          <w:szCs w:val="30"/>
        </w:rPr>
        <w:t>消息说明</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6392"/>
      </w:tblGrid>
      <w:tr w14:paraId="36A9F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55029B0F">
            <w:pPr>
              <w:spacing w:before="156" w:beforeLines="50" w:line="300" w:lineRule="auto"/>
              <w:rPr>
                <w:sz w:val="18"/>
                <w:szCs w:val="18"/>
              </w:rPr>
            </w:pPr>
            <w:r>
              <w:rPr>
                <w:rFonts w:hint="eastAsia"/>
                <w:sz w:val="18"/>
                <w:szCs w:val="18"/>
              </w:rPr>
              <w:t>消息类型</w:t>
            </w:r>
            <w:r>
              <w:rPr>
                <w:sz w:val="18"/>
                <w:szCs w:val="18"/>
              </w:rPr>
              <w:t>TYPE</w:t>
            </w:r>
          </w:p>
        </w:tc>
        <w:tc>
          <w:tcPr>
            <w:tcW w:w="6392" w:type="dxa"/>
          </w:tcPr>
          <w:p w14:paraId="7C1ADD39">
            <w:pPr>
              <w:spacing w:before="156" w:beforeLines="50" w:line="300" w:lineRule="auto"/>
              <w:rPr>
                <w:b/>
                <w:sz w:val="18"/>
                <w:szCs w:val="18"/>
              </w:rPr>
            </w:pPr>
            <w:r>
              <w:rPr>
                <w:b/>
                <w:sz w:val="18"/>
                <w:szCs w:val="18"/>
              </w:rPr>
              <w:t>EPIE</w:t>
            </w:r>
          </w:p>
        </w:tc>
      </w:tr>
      <w:tr w14:paraId="1488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76935454">
            <w:pPr>
              <w:spacing w:before="156" w:beforeLines="50" w:line="300" w:lineRule="auto"/>
              <w:rPr>
                <w:sz w:val="18"/>
                <w:szCs w:val="18"/>
              </w:rPr>
            </w:pPr>
            <w:r>
              <w:rPr>
                <w:rFonts w:hint="eastAsia"/>
                <w:sz w:val="18"/>
                <w:szCs w:val="18"/>
              </w:rPr>
              <w:t>应用场景及说明</w:t>
            </w:r>
          </w:p>
        </w:tc>
        <w:tc>
          <w:tcPr>
            <w:tcW w:w="6392" w:type="dxa"/>
          </w:tcPr>
          <w:p w14:paraId="7E16523B">
            <w:pPr>
              <w:widowControl w:val="0"/>
              <w:numPr>
                <w:ilvl w:val="0"/>
                <w:numId w:val="2"/>
              </w:numPr>
              <w:spacing w:before="156" w:beforeLines="50" w:line="300" w:lineRule="auto"/>
              <w:jc w:val="both"/>
              <w:rPr>
                <w:sz w:val="18"/>
                <w:szCs w:val="18"/>
              </w:rPr>
            </w:pPr>
            <w:r>
              <w:rPr>
                <w:rFonts w:hint="eastAsia"/>
                <w:sz w:val="18"/>
                <w:szCs w:val="18"/>
              </w:rPr>
              <w:t>排班信息系统向其它接入系统传送新增的员工信息信息</w:t>
            </w:r>
          </w:p>
          <w:p w14:paraId="3AA6984D">
            <w:pPr>
              <w:widowControl w:val="0"/>
              <w:numPr>
                <w:ilvl w:val="0"/>
                <w:numId w:val="2"/>
              </w:numPr>
              <w:spacing w:before="156" w:beforeLines="50" w:line="300" w:lineRule="auto"/>
              <w:jc w:val="both"/>
              <w:rPr>
                <w:sz w:val="18"/>
                <w:szCs w:val="18"/>
              </w:rPr>
            </w:pPr>
            <w:r>
              <w:rPr>
                <w:rFonts w:hint="eastAsia"/>
                <w:sz w:val="18"/>
                <w:szCs w:val="18"/>
              </w:rPr>
              <w:t>消息大类型属于</w:t>
            </w:r>
            <w:r>
              <w:rPr>
                <w:sz w:val="18"/>
                <w:szCs w:val="18"/>
              </w:rPr>
              <w:t>PBME</w:t>
            </w:r>
            <w:r>
              <w:rPr>
                <w:rFonts w:hint="eastAsia"/>
                <w:sz w:val="18"/>
                <w:szCs w:val="18"/>
              </w:rPr>
              <w:t>，可以按照</w:t>
            </w:r>
            <w:r>
              <w:rPr>
                <w:sz w:val="18"/>
                <w:szCs w:val="18"/>
              </w:rPr>
              <w:t>PBME</w:t>
            </w:r>
            <w:r>
              <w:rPr>
                <w:rFonts w:hint="eastAsia"/>
                <w:sz w:val="18"/>
                <w:szCs w:val="18"/>
              </w:rPr>
              <w:t>来处理</w:t>
            </w:r>
          </w:p>
        </w:tc>
      </w:tr>
      <w:tr w14:paraId="02A1A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77755C8F">
            <w:pPr>
              <w:spacing w:before="156" w:beforeLines="50" w:line="300" w:lineRule="auto"/>
              <w:rPr>
                <w:sz w:val="18"/>
                <w:szCs w:val="18"/>
              </w:rPr>
            </w:pPr>
            <w:r>
              <w:rPr>
                <w:rFonts w:hint="eastAsia"/>
                <w:sz w:val="18"/>
                <w:szCs w:val="18"/>
              </w:rPr>
              <w:t>优先级别</w:t>
            </w:r>
          </w:p>
        </w:tc>
        <w:tc>
          <w:tcPr>
            <w:tcW w:w="6392" w:type="dxa"/>
          </w:tcPr>
          <w:p w14:paraId="35C9A66B">
            <w:pPr>
              <w:spacing w:before="156" w:beforeLines="50" w:line="300" w:lineRule="auto"/>
              <w:rPr>
                <w:sz w:val="18"/>
                <w:szCs w:val="18"/>
              </w:rPr>
            </w:pPr>
            <w:r>
              <w:rPr>
                <w:sz w:val="18"/>
                <w:szCs w:val="18"/>
              </w:rPr>
              <w:t>4</w:t>
            </w:r>
          </w:p>
        </w:tc>
      </w:tr>
      <w:tr w14:paraId="24B12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1FB44230">
            <w:pPr>
              <w:spacing w:before="156" w:beforeLines="50" w:line="300" w:lineRule="auto"/>
              <w:rPr>
                <w:sz w:val="18"/>
                <w:szCs w:val="18"/>
              </w:rPr>
            </w:pPr>
            <w:r>
              <w:rPr>
                <w:rFonts w:hint="eastAsia"/>
                <w:sz w:val="18"/>
                <w:szCs w:val="18"/>
              </w:rPr>
              <w:t>发送源</w:t>
            </w:r>
          </w:p>
        </w:tc>
        <w:tc>
          <w:tcPr>
            <w:tcW w:w="6392" w:type="dxa"/>
          </w:tcPr>
          <w:p w14:paraId="0C94691E">
            <w:pPr>
              <w:spacing w:before="156" w:beforeLines="50" w:line="300" w:lineRule="auto"/>
              <w:rPr>
                <w:sz w:val="18"/>
                <w:szCs w:val="18"/>
              </w:rPr>
            </w:pPr>
          </w:p>
        </w:tc>
      </w:tr>
    </w:tbl>
    <w:p w14:paraId="1F11EC4D">
      <w:pPr>
        <w:pStyle w:val="8"/>
        <w:widowControl w:val="0"/>
        <w:spacing w:line="360" w:lineRule="auto"/>
        <w:jc w:val="both"/>
        <w:rPr>
          <w:rFonts w:ascii="宋体"/>
          <w:szCs w:val="30"/>
        </w:rPr>
      </w:pPr>
      <w:r>
        <w:rPr>
          <w:rFonts w:ascii="宋体" w:hAnsi="宋体"/>
          <w:szCs w:val="30"/>
        </w:rPr>
        <w:t>EPIE</w:t>
      </w:r>
      <w:r>
        <w:rPr>
          <w:rFonts w:hint="eastAsia" w:ascii="宋体" w:hAnsi="宋体"/>
          <w:szCs w:val="30"/>
        </w:rPr>
        <w:t>消息标签</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620"/>
        <w:gridCol w:w="1620"/>
        <w:gridCol w:w="1260"/>
        <w:gridCol w:w="720"/>
        <w:gridCol w:w="1754"/>
      </w:tblGrid>
      <w:tr w14:paraId="4BCB6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E0E0E0"/>
          </w:tcPr>
          <w:p w14:paraId="5ED81F1B">
            <w:pPr>
              <w:spacing w:before="156" w:beforeLines="50" w:line="300" w:lineRule="auto"/>
              <w:rPr>
                <w:sz w:val="18"/>
                <w:szCs w:val="18"/>
              </w:rPr>
            </w:pPr>
            <w:r>
              <w:rPr>
                <w:rFonts w:hint="eastAsia"/>
                <w:sz w:val="18"/>
                <w:szCs w:val="18"/>
              </w:rPr>
              <w:t>标签</w:t>
            </w:r>
            <w:r>
              <w:rPr>
                <w:sz w:val="18"/>
                <w:szCs w:val="18"/>
              </w:rPr>
              <w:t xml:space="preserve"> tag</w:t>
            </w:r>
          </w:p>
        </w:tc>
        <w:tc>
          <w:tcPr>
            <w:tcW w:w="1620" w:type="dxa"/>
            <w:shd w:val="clear" w:color="auto" w:fill="E0E0E0"/>
          </w:tcPr>
          <w:p w14:paraId="1F9079BF">
            <w:pPr>
              <w:spacing w:before="156" w:beforeLines="50" w:line="300" w:lineRule="auto"/>
              <w:rPr>
                <w:sz w:val="18"/>
                <w:szCs w:val="18"/>
              </w:rPr>
            </w:pPr>
            <w:r>
              <w:rPr>
                <w:rFonts w:hint="eastAsia"/>
                <w:sz w:val="18"/>
                <w:szCs w:val="18"/>
              </w:rPr>
              <w:t>说明（是否必须，</w:t>
            </w:r>
            <w:r>
              <w:rPr>
                <w:sz w:val="18"/>
                <w:szCs w:val="18"/>
              </w:rPr>
              <w:t>M</w:t>
            </w:r>
            <w:r>
              <w:rPr>
                <w:rFonts w:hint="eastAsia"/>
                <w:sz w:val="18"/>
                <w:szCs w:val="18"/>
              </w:rPr>
              <w:t>代表必须，</w:t>
            </w:r>
            <w:r>
              <w:rPr>
                <w:sz w:val="18"/>
                <w:szCs w:val="18"/>
              </w:rPr>
              <w:t>O</w:t>
            </w:r>
            <w:r>
              <w:rPr>
                <w:rFonts w:hint="eastAsia"/>
                <w:sz w:val="18"/>
                <w:szCs w:val="18"/>
              </w:rPr>
              <w:t>代表可选）</w:t>
            </w:r>
          </w:p>
        </w:tc>
        <w:tc>
          <w:tcPr>
            <w:tcW w:w="1620" w:type="dxa"/>
            <w:shd w:val="clear" w:color="auto" w:fill="E0E0E0"/>
          </w:tcPr>
          <w:p w14:paraId="5B3CAECA">
            <w:pPr>
              <w:spacing w:before="156" w:beforeLines="50" w:line="300" w:lineRule="auto"/>
              <w:rPr>
                <w:sz w:val="18"/>
                <w:szCs w:val="18"/>
              </w:rPr>
            </w:pPr>
            <w:r>
              <w:rPr>
                <w:rFonts w:hint="eastAsia"/>
                <w:sz w:val="18"/>
                <w:szCs w:val="18"/>
              </w:rPr>
              <w:t>值类型和宽度</w:t>
            </w:r>
          </w:p>
        </w:tc>
        <w:tc>
          <w:tcPr>
            <w:tcW w:w="1260" w:type="dxa"/>
            <w:shd w:val="clear" w:color="auto" w:fill="E0E0E0"/>
          </w:tcPr>
          <w:p w14:paraId="041E7465">
            <w:pPr>
              <w:spacing w:before="156" w:beforeLines="50" w:line="300" w:lineRule="auto"/>
              <w:rPr>
                <w:sz w:val="18"/>
                <w:szCs w:val="18"/>
              </w:rPr>
            </w:pPr>
            <w:r>
              <w:rPr>
                <w:rFonts w:hint="eastAsia"/>
                <w:sz w:val="18"/>
                <w:szCs w:val="18"/>
              </w:rPr>
              <w:t>取值范围</w:t>
            </w:r>
          </w:p>
        </w:tc>
        <w:tc>
          <w:tcPr>
            <w:tcW w:w="720" w:type="dxa"/>
            <w:shd w:val="clear" w:color="auto" w:fill="E0E0E0"/>
          </w:tcPr>
          <w:p w14:paraId="6FFEF437">
            <w:pPr>
              <w:spacing w:before="156" w:beforeLines="50" w:line="300" w:lineRule="auto"/>
              <w:rPr>
                <w:sz w:val="18"/>
                <w:szCs w:val="18"/>
              </w:rPr>
            </w:pPr>
            <w:r>
              <w:rPr>
                <w:rFonts w:hint="eastAsia"/>
                <w:sz w:val="18"/>
                <w:szCs w:val="18"/>
              </w:rPr>
              <w:t>样例</w:t>
            </w:r>
          </w:p>
        </w:tc>
        <w:tc>
          <w:tcPr>
            <w:tcW w:w="1754" w:type="dxa"/>
            <w:shd w:val="clear" w:color="auto" w:fill="E0E0E0"/>
          </w:tcPr>
          <w:p w14:paraId="7718B75E">
            <w:pPr>
              <w:spacing w:before="156" w:beforeLines="50" w:line="300" w:lineRule="auto"/>
              <w:rPr>
                <w:sz w:val="18"/>
                <w:szCs w:val="18"/>
              </w:rPr>
            </w:pPr>
            <w:r>
              <w:rPr>
                <w:rFonts w:hint="eastAsia"/>
                <w:sz w:val="18"/>
                <w:szCs w:val="18"/>
              </w:rPr>
              <w:t>备注</w:t>
            </w:r>
          </w:p>
        </w:tc>
      </w:tr>
      <w:tr w14:paraId="68919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5B9BB6F7">
            <w:pPr>
              <w:spacing w:before="156" w:beforeLines="50" w:line="300" w:lineRule="auto"/>
              <w:rPr>
                <w:sz w:val="18"/>
                <w:szCs w:val="18"/>
              </w:rPr>
            </w:pPr>
            <w:r>
              <w:rPr>
                <w:rFonts w:hint="eastAsia"/>
                <w:sz w:val="18"/>
                <w:szCs w:val="18"/>
              </w:rPr>
              <w:t>消息头</w:t>
            </w:r>
          </w:p>
        </w:tc>
        <w:tc>
          <w:tcPr>
            <w:tcW w:w="1620" w:type="dxa"/>
            <w:shd w:val="clear" w:color="auto" w:fill="CCFFCC"/>
          </w:tcPr>
          <w:p w14:paraId="3D553EDD">
            <w:pPr>
              <w:spacing w:before="156" w:beforeLines="50" w:line="300" w:lineRule="auto"/>
              <w:rPr>
                <w:sz w:val="18"/>
                <w:szCs w:val="18"/>
              </w:rPr>
            </w:pPr>
          </w:p>
        </w:tc>
        <w:tc>
          <w:tcPr>
            <w:tcW w:w="1620" w:type="dxa"/>
            <w:shd w:val="clear" w:color="auto" w:fill="CCFFCC"/>
          </w:tcPr>
          <w:p w14:paraId="59DF5976">
            <w:pPr>
              <w:spacing w:before="156" w:beforeLines="50" w:line="300" w:lineRule="auto"/>
              <w:rPr>
                <w:sz w:val="18"/>
                <w:szCs w:val="18"/>
              </w:rPr>
            </w:pPr>
          </w:p>
        </w:tc>
        <w:tc>
          <w:tcPr>
            <w:tcW w:w="1260" w:type="dxa"/>
            <w:shd w:val="clear" w:color="auto" w:fill="CCFFCC"/>
          </w:tcPr>
          <w:p w14:paraId="3FD9E7BC">
            <w:pPr>
              <w:spacing w:before="156" w:beforeLines="50" w:line="300" w:lineRule="auto"/>
              <w:rPr>
                <w:sz w:val="18"/>
                <w:szCs w:val="18"/>
              </w:rPr>
            </w:pPr>
          </w:p>
        </w:tc>
        <w:tc>
          <w:tcPr>
            <w:tcW w:w="720" w:type="dxa"/>
            <w:shd w:val="clear" w:color="auto" w:fill="CCFFCC"/>
          </w:tcPr>
          <w:p w14:paraId="519B64B3">
            <w:pPr>
              <w:spacing w:before="156" w:beforeLines="50" w:line="300" w:lineRule="auto"/>
              <w:rPr>
                <w:sz w:val="18"/>
                <w:szCs w:val="18"/>
              </w:rPr>
            </w:pPr>
          </w:p>
        </w:tc>
        <w:tc>
          <w:tcPr>
            <w:tcW w:w="1754" w:type="dxa"/>
            <w:shd w:val="clear" w:color="auto" w:fill="CCFFCC"/>
          </w:tcPr>
          <w:p w14:paraId="7F196329">
            <w:pPr>
              <w:spacing w:before="156" w:beforeLines="50" w:line="300" w:lineRule="auto"/>
              <w:rPr>
                <w:sz w:val="18"/>
                <w:szCs w:val="18"/>
              </w:rPr>
            </w:pPr>
          </w:p>
        </w:tc>
      </w:tr>
      <w:tr w14:paraId="501DF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1FC43D8">
            <w:pPr>
              <w:spacing w:before="156" w:beforeLines="50" w:line="300" w:lineRule="auto"/>
              <w:rPr>
                <w:sz w:val="18"/>
                <w:szCs w:val="18"/>
              </w:rPr>
            </w:pPr>
            <w:r>
              <w:rPr>
                <w:sz w:val="18"/>
                <w:szCs w:val="18"/>
              </w:rPr>
              <w:t>&lt;MSG&gt;</w:t>
            </w:r>
          </w:p>
        </w:tc>
        <w:tc>
          <w:tcPr>
            <w:tcW w:w="1620" w:type="dxa"/>
          </w:tcPr>
          <w:p w14:paraId="72F1B998">
            <w:pPr>
              <w:spacing w:before="156" w:beforeLines="50" w:line="300" w:lineRule="auto"/>
              <w:rPr>
                <w:sz w:val="18"/>
                <w:szCs w:val="18"/>
              </w:rPr>
            </w:pPr>
            <w:r>
              <w:rPr>
                <w:rFonts w:hint="eastAsia"/>
                <w:sz w:val="18"/>
                <w:szCs w:val="18"/>
              </w:rPr>
              <w:t>根标签</w:t>
            </w:r>
            <w:r>
              <w:rPr>
                <w:sz w:val="18"/>
                <w:szCs w:val="18"/>
              </w:rPr>
              <w:t>M</w:t>
            </w:r>
          </w:p>
        </w:tc>
        <w:tc>
          <w:tcPr>
            <w:tcW w:w="1620" w:type="dxa"/>
          </w:tcPr>
          <w:p w14:paraId="4FE37AD2">
            <w:pPr>
              <w:spacing w:before="156" w:beforeLines="50" w:line="300" w:lineRule="auto"/>
              <w:rPr>
                <w:sz w:val="18"/>
                <w:szCs w:val="18"/>
              </w:rPr>
            </w:pPr>
            <w:r>
              <w:rPr>
                <w:sz w:val="18"/>
                <w:szCs w:val="18"/>
              </w:rPr>
              <w:t>N/A</w:t>
            </w:r>
          </w:p>
        </w:tc>
        <w:tc>
          <w:tcPr>
            <w:tcW w:w="1260" w:type="dxa"/>
          </w:tcPr>
          <w:p w14:paraId="70CCE36A">
            <w:pPr>
              <w:spacing w:before="156" w:beforeLines="50" w:line="300" w:lineRule="auto"/>
              <w:rPr>
                <w:sz w:val="18"/>
                <w:szCs w:val="18"/>
              </w:rPr>
            </w:pPr>
            <w:r>
              <w:rPr>
                <w:sz w:val="18"/>
                <w:szCs w:val="18"/>
              </w:rPr>
              <w:t>N/A</w:t>
            </w:r>
          </w:p>
        </w:tc>
        <w:tc>
          <w:tcPr>
            <w:tcW w:w="720" w:type="dxa"/>
          </w:tcPr>
          <w:p w14:paraId="02A2101A">
            <w:pPr>
              <w:spacing w:before="156" w:beforeLines="50" w:line="300" w:lineRule="auto"/>
              <w:rPr>
                <w:sz w:val="18"/>
                <w:szCs w:val="18"/>
              </w:rPr>
            </w:pPr>
            <w:r>
              <w:rPr>
                <w:sz w:val="18"/>
                <w:szCs w:val="18"/>
              </w:rPr>
              <w:t>N/A</w:t>
            </w:r>
          </w:p>
        </w:tc>
        <w:tc>
          <w:tcPr>
            <w:tcW w:w="1754" w:type="dxa"/>
          </w:tcPr>
          <w:p w14:paraId="49F02229">
            <w:pPr>
              <w:spacing w:before="156" w:beforeLines="50" w:line="300" w:lineRule="auto"/>
              <w:rPr>
                <w:sz w:val="18"/>
                <w:szCs w:val="18"/>
              </w:rPr>
            </w:pPr>
            <w:r>
              <w:rPr>
                <w:sz w:val="18"/>
                <w:szCs w:val="18"/>
              </w:rPr>
              <w:t>N/A</w:t>
            </w:r>
          </w:p>
        </w:tc>
      </w:tr>
      <w:tr w14:paraId="58C30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2B3415D8">
            <w:pPr>
              <w:spacing w:before="156" w:beforeLines="50" w:line="300" w:lineRule="auto"/>
              <w:rPr>
                <w:sz w:val="18"/>
                <w:szCs w:val="18"/>
              </w:rPr>
            </w:pPr>
            <w:r>
              <w:rPr>
                <w:sz w:val="18"/>
                <w:szCs w:val="18"/>
              </w:rPr>
              <w:t>&lt;META&gt;</w:t>
            </w:r>
          </w:p>
        </w:tc>
        <w:tc>
          <w:tcPr>
            <w:tcW w:w="1620" w:type="dxa"/>
          </w:tcPr>
          <w:p w14:paraId="1D3B7C8C">
            <w:pPr>
              <w:spacing w:before="156" w:beforeLines="50" w:line="300" w:lineRule="auto"/>
              <w:rPr>
                <w:sz w:val="18"/>
                <w:szCs w:val="18"/>
              </w:rPr>
            </w:pPr>
            <w:r>
              <w:rPr>
                <w:rFonts w:hint="eastAsia"/>
                <w:sz w:val="18"/>
                <w:szCs w:val="18"/>
              </w:rPr>
              <w:t>消息头标签</w:t>
            </w:r>
            <w:r>
              <w:rPr>
                <w:sz w:val="18"/>
                <w:szCs w:val="18"/>
              </w:rPr>
              <w:t>M</w:t>
            </w:r>
          </w:p>
        </w:tc>
        <w:tc>
          <w:tcPr>
            <w:tcW w:w="1620" w:type="dxa"/>
          </w:tcPr>
          <w:p w14:paraId="696B3686">
            <w:pPr>
              <w:spacing w:before="156" w:beforeLines="50" w:line="300" w:lineRule="auto"/>
              <w:rPr>
                <w:sz w:val="18"/>
                <w:szCs w:val="18"/>
              </w:rPr>
            </w:pPr>
            <w:r>
              <w:rPr>
                <w:sz w:val="18"/>
                <w:szCs w:val="18"/>
              </w:rPr>
              <w:t>N/A</w:t>
            </w:r>
          </w:p>
        </w:tc>
        <w:tc>
          <w:tcPr>
            <w:tcW w:w="1260" w:type="dxa"/>
          </w:tcPr>
          <w:p w14:paraId="4BB33525">
            <w:pPr>
              <w:spacing w:before="156" w:beforeLines="50" w:line="300" w:lineRule="auto"/>
              <w:rPr>
                <w:sz w:val="18"/>
                <w:szCs w:val="18"/>
              </w:rPr>
            </w:pPr>
            <w:r>
              <w:rPr>
                <w:sz w:val="18"/>
                <w:szCs w:val="18"/>
              </w:rPr>
              <w:t>N/A</w:t>
            </w:r>
          </w:p>
        </w:tc>
        <w:tc>
          <w:tcPr>
            <w:tcW w:w="720" w:type="dxa"/>
          </w:tcPr>
          <w:p w14:paraId="136037A6">
            <w:pPr>
              <w:spacing w:before="156" w:beforeLines="50" w:line="300" w:lineRule="auto"/>
              <w:rPr>
                <w:sz w:val="18"/>
                <w:szCs w:val="18"/>
              </w:rPr>
            </w:pPr>
            <w:r>
              <w:rPr>
                <w:sz w:val="18"/>
                <w:szCs w:val="18"/>
              </w:rPr>
              <w:t>N/A</w:t>
            </w:r>
          </w:p>
        </w:tc>
        <w:tc>
          <w:tcPr>
            <w:tcW w:w="1754" w:type="dxa"/>
          </w:tcPr>
          <w:p w14:paraId="79CACAE0">
            <w:pPr>
              <w:spacing w:before="156" w:beforeLines="50" w:line="300" w:lineRule="auto"/>
              <w:rPr>
                <w:sz w:val="18"/>
                <w:szCs w:val="18"/>
              </w:rPr>
            </w:pPr>
            <w:r>
              <w:rPr>
                <w:sz w:val="18"/>
                <w:szCs w:val="18"/>
              </w:rPr>
              <w:t>N/A</w:t>
            </w:r>
          </w:p>
        </w:tc>
      </w:tr>
      <w:tr w14:paraId="6EEB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E2BF3D7">
            <w:pPr>
              <w:spacing w:before="156" w:beforeLines="50" w:line="300" w:lineRule="auto"/>
              <w:rPr>
                <w:sz w:val="18"/>
                <w:szCs w:val="18"/>
              </w:rPr>
            </w:pPr>
            <w:r>
              <w:rPr>
                <w:sz w:val="18"/>
                <w:szCs w:val="18"/>
              </w:rPr>
              <w:t>&lt;SNDR&gt;</w:t>
            </w:r>
          </w:p>
        </w:tc>
        <w:tc>
          <w:tcPr>
            <w:tcW w:w="1620" w:type="dxa"/>
          </w:tcPr>
          <w:p w14:paraId="29F9F184">
            <w:pPr>
              <w:spacing w:before="156" w:beforeLines="50" w:line="300" w:lineRule="auto"/>
              <w:rPr>
                <w:sz w:val="18"/>
                <w:szCs w:val="18"/>
              </w:rPr>
            </w:pPr>
            <w:r>
              <w:rPr>
                <w:rFonts w:hint="eastAsia"/>
                <w:sz w:val="18"/>
                <w:szCs w:val="18"/>
              </w:rPr>
              <w:t>消息发送者</w:t>
            </w:r>
            <w:r>
              <w:rPr>
                <w:sz w:val="18"/>
                <w:szCs w:val="18"/>
              </w:rPr>
              <w:t>M</w:t>
            </w:r>
          </w:p>
        </w:tc>
        <w:tc>
          <w:tcPr>
            <w:tcW w:w="1620" w:type="dxa"/>
          </w:tcPr>
          <w:p w14:paraId="64CA561C">
            <w:pPr>
              <w:spacing w:before="156" w:beforeLines="50" w:line="300" w:lineRule="auto"/>
              <w:rPr>
                <w:sz w:val="18"/>
                <w:szCs w:val="18"/>
              </w:rPr>
            </w:pPr>
            <w:r>
              <w:rPr>
                <w:sz w:val="18"/>
                <w:szCs w:val="18"/>
              </w:rPr>
              <w:t>S{1-4}</w:t>
            </w:r>
          </w:p>
        </w:tc>
        <w:tc>
          <w:tcPr>
            <w:tcW w:w="1260" w:type="dxa"/>
          </w:tcPr>
          <w:p w14:paraId="5EEB8BE2">
            <w:pPr>
              <w:spacing w:before="156" w:beforeLines="50" w:line="300" w:lineRule="auto"/>
              <w:rPr>
                <w:sz w:val="18"/>
                <w:szCs w:val="18"/>
              </w:rPr>
            </w:pPr>
            <w:r>
              <w:rPr>
                <w:sz w:val="18"/>
                <w:szCs w:val="18"/>
              </w:rPr>
              <w:t>[0-9][a-z][A-Z]</w:t>
            </w:r>
          </w:p>
        </w:tc>
        <w:tc>
          <w:tcPr>
            <w:tcW w:w="720" w:type="dxa"/>
          </w:tcPr>
          <w:p w14:paraId="7AA9C729">
            <w:pPr>
              <w:spacing w:before="156" w:beforeLines="50" w:line="300" w:lineRule="auto"/>
              <w:rPr>
                <w:sz w:val="18"/>
                <w:szCs w:val="18"/>
              </w:rPr>
            </w:pPr>
            <w:r>
              <w:rPr>
                <w:sz w:val="18"/>
                <w:szCs w:val="18"/>
              </w:rPr>
              <w:t>SCMS</w:t>
            </w:r>
          </w:p>
        </w:tc>
        <w:tc>
          <w:tcPr>
            <w:tcW w:w="1754" w:type="dxa"/>
          </w:tcPr>
          <w:p w14:paraId="18EC6218">
            <w:pPr>
              <w:spacing w:before="156" w:beforeLines="50" w:line="300" w:lineRule="auto"/>
              <w:rPr>
                <w:sz w:val="18"/>
                <w:szCs w:val="18"/>
              </w:rPr>
            </w:pPr>
            <w:r>
              <w:rPr>
                <w:rFonts w:hint="eastAsia"/>
                <w:sz w:val="18"/>
                <w:szCs w:val="18"/>
              </w:rPr>
              <w:t>由集成方统一定义</w:t>
            </w:r>
          </w:p>
        </w:tc>
      </w:tr>
      <w:tr w14:paraId="2269D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2C6105A">
            <w:pPr>
              <w:spacing w:before="156" w:beforeLines="50" w:line="300" w:lineRule="auto"/>
              <w:rPr>
                <w:sz w:val="18"/>
                <w:szCs w:val="18"/>
              </w:rPr>
            </w:pPr>
            <w:r>
              <w:rPr>
                <w:sz w:val="18"/>
                <w:szCs w:val="18"/>
              </w:rPr>
              <w:t>&lt;RCVR&gt;</w:t>
            </w:r>
          </w:p>
        </w:tc>
        <w:tc>
          <w:tcPr>
            <w:tcW w:w="1620" w:type="dxa"/>
          </w:tcPr>
          <w:p w14:paraId="6CE4C76B">
            <w:pPr>
              <w:spacing w:before="156" w:beforeLines="50" w:line="300" w:lineRule="auto"/>
              <w:rPr>
                <w:sz w:val="18"/>
                <w:szCs w:val="18"/>
              </w:rPr>
            </w:pPr>
            <w:r>
              <w:rPr>
                <w:rFonts w:hint="eastAsia"/>
                <w:sz w:val="18"/>
                <w:szCs w:val="18"/>
              </w:rPr>
              <w:t>消息接收者</w:t>
            </w:r>
            <w:r>
              <w:rPr>
                <w:sz w:val="18"/>
                <w:szCs w:val="18"/>
              </w:rPr>
              <w:t>M</w:t>
            </w:r>
          </w:p>
        </w:tc>
        <w:tc>
          <w:tcPr>
            <w:tcW w:w="1620" w:type="dxa"/>
          </w:tcPr>
          <w:p w14:paraId="2D2C6440">
            <w:pPr>
              <w:spacing w:before="156" w:beforeLines="50" w:line="300" w:lineRule="auto"/>
              <w:rPr>
                <w:sz w:val="18"/>
                <w:szCs w:val="18"/>
              </w:rPr>
            </w:pPr>
            <w:r>
              <w:rPr>
                <w:sz w:val="18"/>
                <w:szCs w:val="18"/>
              </w:rPr>
              <w:t>S{1-4}</w:t>
            </w:r>
          </w:p>
        </w:tc>
        <w:tc>
          <w:tcPr>
            <w:tcW w:w="1260" w:type="dxa"/>
          </w:tcPr>
          <w:p w14:paraId="00C48584">
            <w:pPr>
              <w:spacing w:before="156" w:beforeLines="50" w:line="300" w:lineRule="auto"/>
              <w:rPr>
                <w:sz w:val="18"/>
                <w:szCs w:val="18"/>
              </w:rPr>
            </w:pPr>
            <w:r>
              <w:rPr>
                <w:sz w:val="18"/>
                <w:szCs w:val="18"/>
              </w:rPr>
              <w:t>[0-9][a-z][A-Z] | EMPTY</w:t>
            </w:r>
          </w:p>
        </w:tc>
        <w:tc>
          <w:tcPr>
            <w:tcW w:w="720" w:type="dxa"/>
          </w:tcPr>
          <w:p w14:paraId="64D61578">
            <w:pPr>
              <w:spacing w:before="156" w:beforeLines="50" w:line="300" w:lineRule="auto"/>
              <w:rPr>
                <w:sz w:val="18"/>
                <w:szCs w:val="18"/>
              </w:rPr>
            </w:pPr>
          </w:p>
        </w:tc>
        <w:tc>
          <w:tcPr>
            <w:tcW w:w="1754" w:type="dxa"/>
          </w:tcPr>
          <w:p w14:paraId="5C13848C">
            <w:pPr>
              <w:spacing w:before="156" w:beforeLines="50" w:line="300" w:lineRule="auto"/>
              <w:rPr>
                <w:sz w:val="18"/>
                <w:szCs w:val="18"/>
              </w:rPr>
            </w:pPr>
            <w:r>
              <w:rPr>
                <w:sz w:val="18"/>
                <w:szCs w:val="18"/>
              </w:rPr>
              <w:t>为空即可</w:t>
            </w:r>
          </w:p>
        </w:tc>
      </w:tr>
      <w:tr w14:paraId="1E798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10F32E6">
            <w:pPr>
              <w:spacing w:before="156" w:beforeLines="50" w:line="300" w:lineRule="auto"/>
              <w:rPr>
                <w:sz w:val="18"/>
                <w:szCs w:val="18"/>
              </w:rPr>
            </w:pPr>
            <w:r>
              <w:rPr>
                <w:sz w:val="18"/>
                <w:szCs w:val="18"/>
              </w:rPr>
              <w:t>&lt;SEQN&gt;</w:t>
            </w:r>
          </w:p>
        </w:tc>
        <w:tc>
          <w:tcPr>
            <w:tcW w:w="1620" w:type="dxa"/>
          </w:tcPr>
          <w:p w14:paraId="79091FDE">
            <w:pPr>
              <w:spacing w:before="156" w:beforeLines="50" w:line="300" w:lineRule="auto"/>
              <w:rPr>
                <w:sz w:val="18"/>
                <w:szCs w:val="18"/>
              </w:rPr>
            </w:pPr>
            <w:r>
              <w:rPr>
                <w:rFonts w:hint="eastAsia"/>
                <w:sz w:val="18"/>
                <w:szCs w:val="18"/>
              </w:rPr>
              <w:t>消息序号</w:t>
            </w:r>
            <w:r>
              <w:rPr>
                <w:sz w:val="18"/>
                <w:szCs w:val="18"/>
              </w:rPr>
              <w:t>M</w:t>
            </w:r>
          </w:p>
        </w:tc>
        <w:tc>
          <w:tcPr>
            <w:tcW w:w="1620" w:type="dxa"/>
          </w:tcPr>
          <w:p w14:paraId="21CBA28F">
            <w:pPr>
              <w:spacing w:before="156" w:beforeLines="50" w:line="300" w:lineRule="auto"/>
              <w:rPr>
                <w:sz w:val="18"/>
                <w:szCs w:val="18"/>
              </w:rPr>
            </w:pPr>
            <w:r>
              <w:rPr>
                <w:sz w:val="18"/>
                <w:szCs w:val="18"/>
              </w:rPr>
              <w:t>N{1-6}</w:t>
            </w:r>
          </w:p>
        </w:tc>
        <w:tc>
          <w:tcPr>
            <w:tcW w:w="1260" w:type="dxa"/>
          </w:tcPr>
          <w:p w14:paraId="102F67D7">
            <w:pPr>
              <w:spacing w:before="156" w:beforeLines="50" w:line="300" w:lineRule="auto"/>
              <w:rPr>
                <w:sz w:val="18"/>
                <w:szCs w:val="18"/>
              </w:rPr>
            </w:pPr>
            <w:r>
              <w:rPr>
                <w:sz w:val="18"/>
                <w:szCs w:val="18"/>
              </w:rPr>
              <w:t>1-999999</w:t>
            </w:r>
          </w:p>
        </w:tc>
        <w:tc>
          <w:tcPr>
            <w:tcW w:w="720" w:type="dxa"/>
          </w:tcPr>
          <w:p w14:paraId="1443E5C7">
            <w:pPr>
              <w:spacing w:before="156" w:beforeLines="50" w:line="300" w:lineRule="auto"/>
              <w:rPr>
                <w:sz w:val="18"/>
                <w:szCs w:val="18"/>
              </w:rPr>
            </w:pPr>
            <w:r>
              <w:rPr>
                <w:sz w:val="18"/>
                <w:szCs w:val="18"/>
              </w:rPr>
              <w:t>1111</w:t>
            </w:r>
          </w:p>
        </w:tc>
        <w:tc>
          <w:tcPr>
            <w:tcW w:w="1754" w:type="dxa"/>
          </w:tcPr>
          <w:p w14:paraId="5A3EC715">
            <w:pPr>
              <w:spacing w:before="156" w:beforeLines="50" w:line="300" w:lineRule="auto"/>
              <w:rPr>
                <w:sz w:val="18"/>
                <w:szCs w:val="18"/>
              </w:rPr>
            </w:pPr>
            <w:r>
              <w:rPr>
                <w:rFonts w:hint="eastAsia"/>
                <w:sz w:val="18"/>
                <w:szCs w:val="18"/>
              </w:rPr>
              <w:t>取整数，最小值为１，最大值为</w:t>
            </w:r>
            <w:r>
              <w:rPr>
                <w:sz w:val="18"/>
                <w:szCs w:val="18"/>
              </w:rPr>
              <w:t>999999,</w:t>
            </w:r>
            <w:r>
              <w:rPr>
                <w:rFonts w:hint="eastAsia"/>
                <w:sz w:val="18"/>
                <w:szCs w:val="18"/>
              </w:rPr>
              <w:t>达到最大值时循环使用。</w:t>
            </w:r>
          </w:p>
        </w:tc>
      </w:tr>
      <w:tr w14:paraId="00BAD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C7E6BC1">
            <w:pPr>
              <w:spacing w:before="156" w:beforeLines="50" w:line="300" w:lineRule="auto"/>
              <w:rPr>
                <w:sz w:val="18"/>
                <w:szCs w:val="18"/>
              </w:rPr>
            </w:pPr>
            <w:r>
              <w:rPr>
                <w:sz w:val="18"/>
                <w:szCs w:val="18"/>
              </w:rPr>
              <w:t>&lt;DDTM&gt;</w:t>
            </w:r>
          </w:p>
        </w:tc>
        <w:tc>
          <w:tcPr>
            <w:tcW w:w="1620" w:type="dxa"/>
          </w:tcPr>
          <w:p w14:paraId="5A75B092">
            <w:pPr>
              <w:spacing w:before="156" w:beforeLines="50" w:line="300" w:lineRule="auto"/>
              <w:rPr>
                <w:sz w:val="18"/>
                <w:szCs w:val="18"/>
              </w:rPr>
            </w:pPr>
            <w:r>
              <w:rPr>
                <w:rFonts w:hint="eastAsia"/>
                <w:sz w:val="18"/>
                <w:szCs w:val="18"/>
              </w:rPr>
              <w:t>发送时间</w:t>
            </w:r>
            <w:r>
              <w:rPr>
                <w:sz w:val="18"/>
                <w:szCs w:val="18"/>
              </w:rPr>
              <w:t>M</w:t>
            </w:r>
          </w:p>
        </w:tc>
        <w:tc>
          <w:tcPr>
            <w:tcW w:w="1620" w:type="dxa"/>
          </w:tcPr>
          <w:p w14:paraId="45B81C46">
            <w:pPr>
              <w:spacing w:before="156" w:beforeLines="50" w:line="300" w:lineRule="auto"/>
              <w:rPr>
                <w:sz w:val="18"/>
                <w:szCs w:val="18"/>
              </w:rPr>
            </w:pPr>
            <w:r>
              <w:rPr>
                <w:sz w:val="18"/>
                <w:szCs w:val="18"/>
              </w:rPr>
              <w:t>DT{1-14}/DTF(yyyyMMddHHmmss)</w:t>
            </w:r>
          </w:p>
        </w:tc>
        <w:tc>
          <w:tcPr>
            <w:tcW w:w="1260" w:type="dxa"/>
          </w:tcPr>
          <w:p w14:paraId="51C1E5C8">
            <w:pPr>
              <w:spacing w:before="156" w:beforeLines="50" w:line="300" w:lineRule="auto"/>
              <w:rPr>
                <w:sz w:val="18"/>
                <w:szCs w:val="18"/>
              </w:rPr>
            </w:pPr>
            <w:r>
              <w:rPr>
                <w:sz w:val="18"/>
                <w:szCs w:val="18"/>
              </w:rPr>
              <w:t>N/A</w:t>
            </w:r>
          </w:p>
        </w:tc>
        <w:tc>
          <w:tcPr>
            <w:tcW w:w="720" w:type="dxa"/>
          </w:tcPr>
          <w:p w14:paraId="293BC05C">
            <w:pPr>
              <w:spacing w:before="156" w:beforeLines="50" w:line="300" w:lineRule="auto"/>
              <w:rPr>
                <w:sz w:val="18"/>
                <w:szCs w:val="18"/>
              </w:rPr>
            </w:pPr>
            <w:r>
              <w:rPr>
                <w:sz w:val="18"/>
                <w:szCs w:val="18"/>
              </w:rPr>
              <w:t>20100103211034</w:t>
            </w:r>
          </w:p>
        </w:tc>
        <w:tc>
          <w:tcPr>
            <w:tcW w:w="1754" w:type="dxa"/>
          </w:tcPr>
          <w:p w14:paraId="583F38DE">
            <w:pPr>
              <w:spacing w:before="156" w:beforeLines="50" w:line="300" w:lineRule="auto"/>
              <w:rPr>
                <w:sz w:val="18"/>
                <w:szCs w:val="18"/>
              </w:rPr>
            </w:pPr>
            <w:r>
              <w:rPr>
                <w:sz w:val="18"/>
                <w:szCs w:val="18"/>
              </w:rPr>
              <w:t>N/A</w:t>
            </w:r>
          </w:p>
        </w:tc>
      </w:tr>
      <w:tr w14:paraId="1DAB9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49F2093D">
            <w:pPr>
              <w:spacing w:before="156" w:beforeLines="50" w:line="300" w:lineRule="auto"/>
              <w:rPr>
                <w:sz w:val="18"/>
                <w:szCs w:val="18"/>
              </w:rPr>
            </w:pPr>
            <w:r>
              <w:rPr>
                <w:sz w:val="18"/>
                <w:szCs w:val="18"/>
              </w:rPr>
              <w:t>&lt;TYPE&gt;</w:t>
            </w:r>
          </w:p>
        </w:tc>
        <w:tc>
          <w:tcPr>
            <w:tcW w:w="1620" w:type="dxa"/>
            <w:shd w:val="clear" w:color="auto" w:fill="FFFFFF"/>
          </w:tcPr>
          <w:p w14:paraId="0AE09A41">
            <w:pPr>
              <w:spacing w:before="156" w:beforeLines="50" w:line="300" w:lineRule="auto"/>
              <w:rPr>
                <w:sz w:val="18"/>
                <w:szCs w:val="18"/>
              </w:rPr>
            </w:pPr>
            <w:r>
              <w:rPr>
                <w:rFonts w:hint="eastAsia"/>
                <w:sz w:val="18"/>
                <w:szCs w:val="18"/>
              </w:rPr>
              <w:t>消息类别</w:t>
            </w:r>
            <w:r>
              <w:rPr>
                <w:sz w:val="18"/>
                <w:szCs w:val="18"/>
              </w:rPr>
              <w:t>M</w:t>
            </w:r>
          </w:p>
        </w:tc>
        <w:tc>
          <w:tcPr>
            <w:tcW w:w="1620" w:type="dxa"/>
            <w:shd w:val="clear" w:color="auto" w:fill="FFFFFF"/>
          </w:tcPr>
          <w:p w14:paraId="244CAB32">
            <w:pPr>
              <w:spacing w:before="156" w:beforeLines="50" w:line="300" w:lineRule="auto"/>
              <w:rPr>
                <w:sz w:val="18"/>
                <w:szCs w:val="18"/>
              </w:rPr>
            </w:pPr>
            <w:r>
              <w:rPr>
                <w:sz w:val="18"/>
                <w:szCs w:val="18"/>
              </w:rPr>
              <w:t>S{1-4}</w:t>
            </w:r>
          </w:p>
        </w:tc>
        <w:tc>
          <w:tcPr>
            <w:tcW w:w="1260" w:type="dxa"/>
            <w:shd w:val="clear" w:color="auto" w:fill="FFFFFF"/>
          </w:tcPr>
          <w:p w14:paraId="3EE27E57">
            <w:pPr>
              <w:spacing w:before="156" w:beforeLines="50" w:line="300" w:lineRule="auto"/>
              <w:rPr>
                <w:sz w:val="18"/>
                <w:szCs w:val="18"/>
              </w:rPr>
            </w:pPr>
            <w:r>
              <w:rPr>
                <w:sz w:val="18"/>
                <w:szCs w:val="18"/>
              </w:rPr>
              <w:t>[0-9][a-z][A-Z]</w:t>
            </w:r>
          </w:p>
        </w:tc>
        <w:tc>
          <w:tcPr>
            <w:tcW w:w="720" w:type="dxa"/>
            <w:shd w:val="clear" w:color="auto" w:fill="FFFFFF"/>
          </w:tcPr>
          <w:p w14:paraId="685D8547">
            <w:pPr>
              <w:spacing w:before="156" w:beforeLines="50" w:line="300" w:lineRule="auto"/>
              <w:rPr>
                <w:sz w:val="18"/>
                <w:szCs w:val="18"/>
              </w:rPr>
            </w:pPr>
            <w:r>
              <w:rPr>
                <w:sz w:val="18"/>
                <w:szCs w:val="18"/>
              </w:rPr>
              <w:t>PBME</w:t>
            </w:r>
          </w:p>
        </w:tc>
        <w:tc>
          <w:tcPr>
            <w:tcW w:w="1754" w:type="dxa"/>
            <w:shd w:val="clear" w:color="auto" w:fill="FFFFFF"/>
          </w:tcPr>
          <w:p w14:paraId="55BCA3BB">
            <w:pPr>
              <w:spacing w:before="156" w:beforeLines="50" w:line="300" w:lineRule="auto"/>
              <w:rPr>
                <w:sz w:val="18"/>
                <w:szCs w:val="18"/>
              </w:rPr>
            </w:pPr>
            <w:r>
              <w:rPr>
                <w:sz w:val="18"/>
                <w:szCs w:val="18"/>
              </w:rPr>
              <w:t>N/A</w:t>
            </w:r>
          </w:p>
        </w:tc>
      </w:tr>
      <w:tr w14:paraId="0C3C5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19C601F6">
            <w:pPr>
              <w:spacing w:before="156" w:beforeLines="50" w:line="300" w:lineRule="auto"/>
              <w:rPr>
                <w:sz w:val="18"/>
                <w:szCs w:val="18"/>
              </w:rPr>
            </w:pPr>
            <w:r>
              <w:rPr>
                <w:sz w:val="18"/>
                <w:szCs w:val="18"/>
              </w:rPr>
              <w:t>&lt;STYP&gt;</w:t>
            </w:r>
          </w:p>
        </w:tc>
        <w:tc>
          <w:tcPr>
            <w:tcW w:w="1620" w:type="dxa"/>
            <w:shd w:val="clear" w:color="auto" w:fill="FFFFFF"/>
          </w:tcPr>
          <w:p w14:paraId="514A7103">
            <w:pPr>
              <w:spacing w:before="156" w:beforeLines="50" w:line="300" w:lineRule="auto"/>
              <w:rPr>
                <w:sz w:val="18"/>
                <w:szCs w:val="18"/>
              </w:rPr>
            </w:pPr>
            <w:r>
              <w:rPr>
                <w:rFonts w:hint="eastAsia"/>
                <w:sz w:val="18"/>
                <w:szCs w:val="18"/>
              </w:rPr>
              <w:t>消息类型</w:t>
            </w:r>
            <w:r>
              <w:rPr>
                <w:sz w:val="18"/>
                <w:szCs w:val="18"/>
              </w:rPr>
              <w:t>M</w:t>
            </w:r>
          </w:p>
        </w:tc>
        <w:tc>
          <w:tcPr>
            <w:tcW w:w="1620" w:type="dxa"/>
            <w:shd w:val="clear" w:color="auto" w:fill="FFFFFF"/>
          </w:tcPr>
          <w:p w14:paraId="274F7299">
            <w:pPr>
              <w:spacing w:before="156" w:beforeLines="50" w:line="300" w:lineRule="auto"/>
              <w:rPr>
                <w:sz w:val="18"/>
                <w:szCs w:val="18"/>
              </w:rPr>
            </w:pPr>
            <w:r>
              <w:rPr>
                <w:sz w:val="18"/>
                <w:szCs w:val="18"/>
              </w:rPr>
              <w:t>S{1-4}</w:t>
            </w:r>
          </w:p>
        </w:tc>
        <w:tc>
          <w:tcPr>
            <w:tcW w:w="1260" w:type="dxa"/>
            <w:shd w:val="clear" w:color="auto" w:fill="FFFFFF"/>
          </w:tcPr>
          <w:p w14:paraId="2A9F15DB">
            <w:pPr>
              <w:spacing w:before="156" w:beforeLines="50" w:line="300" w:lineRule="auto"/>
              <w:rPr>
                <w:sz w:val="18"/>
                <w:szCs w:val="18"/>
              </w:rPr>
            </w:pPr>
            <w:r>
              <w:rPr>
                <w:sz w:val="18"/>
                <w:szCs w:val="18"/>
              </w:rPr>
              <w:t>[0-9][a-z][A-Z]</w:t>
            </w:r>
          </w:p>
        </w:tc>
        <w:tc>
          <w:tcPr>
            <w:tcW w:w="720" w:type="dxa"/>
            <w:shd w:val="clear" w:color="auto" w:fill="FFFFFF"/>
          </w:tcPr>
          <w:p w14:paraId="703234BC">
            <w:pPr>
              <w:spacing w:before="156" w:beforeLines="50" w:line="300" w:lineRule="auto"/>
              <w:rPr>
                <w:sz w:val="18"/>
                <w:szCs w:val="18"/>
              </w:rPr>
            </w:pPr>
            <w:r>
              <w:rPr>
                <w:sz w:val="18"/>
                <w:szCs w:val="18"/>
              </w:rPr>
              <w:t>EPIE</w:t>
            </w:r>
          </w:p>
        </w:tc>
        <w:tc>
          <w:tcPr>
            <w:tcW w:w="1754" w:type="dxa"/>
            <w:shd w:val="clear" w:color="auto" w:fill="FFFFFF"/>
          </w:tcPr>
          <w:p w14:paraId="40F26DE2">
            <w:pPr>
              <w:spacing w:before="156" w:beforeLines="50" w:line="300" w:lineRule="auto"/>
              <w:rPr>
                <w:sz w:val="18"/>
                <w:szCs w:val="18"/>
              </w:rPr>
            </w:pPr>
            <w:r>
              <w:rPr>
                <w:sz w:val="18"/>
                <w:szCs w:val="18"/>
              </w:rPr>
              <w:t>N/A</w:t>
            </w:r>
          </w:p>
        </w:tc>
      </w:tr>
      <w:tr w14:paraId="55A8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6D6E56E7">
            <w:pPr>
              <w:spacing w:before="156" w:beforeLines="50" w:line="300" w:lineRule="auto"/>
              <w:rPr>
                <w:sz w:val="18"/>
                <w:szCs w:val="18"/>
              </w:rPr>
            </w:pPr>
          </w:p>
        </w:tc>
        <w:tc>
          <w:tcPr>
            <w:tcW w:w="1620" w:type="dxa"/>
            <w:shd w:val="clear" w:color="auto" w:fill="CCFFCC"/>
          </w:tcPr>
          <w:p w14:paraId="58016F7E">
            <w:pPr>
              <w:spacing w:before="156" w:beforeLines="50" w:line="300" w:lineRule="auto"/>
              <w:rPr>
                <w:sz w:val="18"/>
                <w:szCs w:val="18"/>
              </w:rPr>
            </w:pPr>
          </w:p>
        </w:tc>
        <w:tc>
          <w:tcPr>
            <w:tcW w:w="1620" w:type="dxa"/>
            <w:shd w:val="clear" w:color="auto" w:fill="CCFFCC"/>
          </w:tcPr>
          <w:p w14:paraId="56FE930D">
            <w:pPr>
              <w:spacing w:before="156" w:beforeLines="50" w:line="300" w:lineRule="auto"/>
              <w:rPr>
                <w:sz w:val="18"/>
                <w:szCs w:val="18"/>
              </w:rPr>
            </w:pPr>
          </w:p>
        </w:tc>
        <w:tc>
          <w:tcPr>
            <w:tcW w:w="1260" w:type="dxa"/>
            <w:shd w:val="clear" w:color="auto" w:fill="CCFFCC"/>
          </w:tcPr>
          <w:p w14:paraId="23FFF8B7">
            <w:pPr>
              <w:spacing w:before="156" w:beforeLines="50" w:line="300" w:lineRule="auto"/>
              <w:rPr>
                <w:sz w:val="18"/>
                <w:szCs w:val="18"/>
              </w:rPr>
            </w:pPr>
          </w:p>
        </w:tc>
        <w:tc>
          <w:tcPr>
            <w:tcW w:w="720" w:type="dxa"/>
            <w:shd w:val="clear" w:color="auto" w:fill="CCFFCC"/>
          </w:tcPr>
          <w:p w14:paraId="501624F6">
            <w:pPr>
              <w:spacing w:before="156" w:beforeLines="50" w:line="300" w:lineRule="auto"/>
              <w:rPr>
                <w:sz w:val="18"/>
                <w:szCs w:val="18"/>
              </w:rPr>
            </w:pPr>
          </w:p>
        </w:tc>
        <w:tc>
          <w:tcPr>
            <w:tcW w:w="1754" w:type="dxa"/>
            <w:shd w:val="clear" w:color="auto" w:fill="CCFFCC"/>
          </w:tcPr>
          <w:p w14:paraId="33167230">
            <w:pPr>
              <w:spacing w:before="156" w:beforeLines="50" w:line="300" w:lineRule="auto"/>
              <w:rPr>
                <w:sz w:val="18"/>
                <w:szCs w:val="18"/>
              </w:rPr>
            </w:pPr>
          </w:p>
        </w:tc>
      </w:tr>
      <w:tr w14:paraId="60487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4503F49">
            <w:pPr>
              <w:spacing w:before="156" w:beforeLines="50" w:line="300" w:lineRule="auto"/>
              <w:rPr>
                <w:sz w:val="18"/>
                <w:szCs w:val="18"/>
              </w:rPr>
            </w:pPr>
            <w:r>
              <w:rPr>
                <w:sz w:val="18"/>
                <w:szCs w:val="18"/>
              </w:rPr>
              <w:t>&lt;EMPL&gt;</w:t>
            </w:r>
          </w:p>
        </w:tc>
        <w:tc>
          <w:tcPr>
            <w:tcW w:w="1620" w:type="dxa"/>
          </w:tcPr>
          <w:p w14:paraId="55DA0F4C">
            <w:pPr>
              <w:spacing w:before="156" w:beforeLines="50" w:line="300" w:lineRule="auto"/>
              <w:rPr>
                <w:sz w:val="18"/>
                <w:szCs w:val="18"/>
              </w:rPr>
            </w:pPr>
            <w:r>
              <w:rPr>
                <w:rFonts w:hint="eastAsia"/>
                <w:sz w:val="18"/>
                <w:szCs w:val="18"/>
              </w:rPr>
              <w:t>员工信息信息标签</w:t>
            </w:r>
            <w:r>
              <w:rPr>
                <w:sz w:val="18"/>
                <w:szCs w:val="18"/>
              </w:rPr>
              <w:t>M</w:t>
            </w:r>
          </w:p>
        </w:tc>
        <w:tc>
          <w:tcPr>
            <w:tcW w:w="1620" w:type="dxa"/>
          </w:tcPr>
          <w:p w14:paraId="6C49C50D">
            <w:pPr>
              <w:spacing w:before="156" w:beforeLines="50" w:line="300" w:lineRule="auto"/>
              <w:rPr>
                <w:sz w:val="18"/>
                <w:szCs w:val="18"/>
              </w:rPr>
            </w:pPr>
            <w:r>
              <w:rPr>
                <w:sz w:val="18"/>
                <w:szCs w:val="18"/>
              </w:rPr>
              <w:t>N/A</w:t>
            </w:r>
          </w:p>
        </w:tc>
        <w:tc>
          <w:tcPr>
            <w:tcW w:w="1260" w:type="dxa"/>
          </w:tcPr>
          <w:p w14:paraId="59D9D246">
            <w:pPr>
              <w:spacing w:before="156" w:beforeLines="50" w:line="300" w:lineRule="auto"/>
              <w:rPr>
                <w:sz w:val="18"/>
                <w:szCs w:val="18"/>
              </w:rPr>
            </w:pPr>
            <w:r>
              <w:rPr>
                <w:sz w:val="18"/>
                <w:szCs w:val="18"/>
              </w:rPr>
              <w:t>N/A</w:t>
            </w:r>
          </w:p>
        </w:tc>
        <w:tc>
          <w:tcPr>
            <w:tcW w:w="720" w:type="dxa"/>
          </w:tcPr>
          <w:p w14:paraId="71808CFD">
            <w:pPr>
              <w:spacing w:before="156" w:beforeLines="50" w:line="300" w:lineRule="auto"/>
              <w:rPr>
                <w:sz w:val="18"/>
                <w:szCs w:val="18"/>
              </w:rPr>
            </w:pPr>
            <w:r>
              <w:rPr>
                <w:sz w:val="18"/>
                <w:szCs w:val="18"/>
              </w:rPr>
              <w:t>N/A</w:t>
            </w:r>
          </w:p>
        </w:tc>
        <w:tc>
          <w:tcPr>
            <w:tcW w:w="1754" w:type="dxa"/>
          </w:tcPr>
          <w:p w14:paraId="43EF50FA">
            <w:pPr>
              <w:spacing w:before="156" w:beforeLines="50" w:line="300" w:lineRule="auto"/>
              <w:rPr>
                <w:sz w:val="18"/>
                <w:szCs w:val="18"/>
              </w:rPr>
            </w:pPr>
            <w:r>
              <w:rPr>
                <w:sz w:val="18"/>
                <w:szCs w:val="18"/>
              </w:rPr>
              <w:t>N/A</w:t>
            </w:r>
          </w:p>
        </w:tc>
      </w:tr>
      <w:tr w14:paraId="166AC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7F813A0">
            <w:pPr>
              <w:spacing w:before="156" w:beforeLines="50" w:line="300" w:lineRule="auto"/>
              <w:rPr>
                <w:sz w:val="18"/>
                <w:szCs w:val="18"/>
              </w:rPr>
            </w:pPr>
            <w:r>
              <w:rPr>
                <w:sz w:val="18"/>
                <w:szCs w:val="18"/>
              </w:rPr>
              <w:t>&lt;ID&gt;</w:t>
            </w:r>
          </w:p>
        </w:tc>
        <w:tc>
          <w:tcPr>
            <w:tcW w:w="1620" w:type="dxa"/>
          </w:tcPr>
          <w:p w14:paraId="085DAC0B">
            <w:pPr>
              <w:spacing w:before="156" w:beforeLines="50" w:line="300" w:lineRule="auto"/>
              <w:rPr>
                <w:sz w:val="18"/>
                <w:szCs w:val="18"/>
              </w:rPr>
            </w:pPr>
            <w:r>
              <w:rPr>
                <w:rFonts w:hint="eastAsia"/>
                <w:sz w:val="18"/>
                <w:szCs w:val="18"/>
              </w:rPr>
              <w:t>员工I</w:t>
            </w:r>
            <w:r>
              <w:rPr>
                <w:sz w:val="18"/>
                <w:szCs w:val="18"/>
              </w:rPr>
              <w:t>D</w:t>
            </w:r>
            <w:r>
              <w:rPr>
                <w:rFonts w:hint="eastAsia"/>
                <w:sz w:val="18"/>
                <w:szCs w:val="18"/>
              </w:rPr>
              <w:t>如果</w:t>
            </w:r>
            <w:r>
              <w:rPr>
                <w:sz w:val="18"/>
                <w:szCs w:val="18"/>
              </w:rPr>
              <w:t>&lt;EMPL&gt;</w:t>
            </w:r>
            <w:r>
              <w:rPr>
                <w:rFonts w:hint="eastAsia"/>
                <w:sz w:val="18"/>
                <w:szCs w:val="18"/>
              </w:rPr>
              <w:t>存在</w:t>
            </w:r>
            <w:r>
              <w:rPr>
                <w:sz w:val="18"/>
                <w:szCs w:val="18"/>
              </w:rPr>
              <w:t>M</w:t>
            </w:r>
          </w:p>
        </w:tc>
        <w:tc>
          <w:tcPr>
            <w:tcW w:w="1620" w:type="dxa"/>
          </w:tcPr>
          <w:p w14:paraId="7F99136E">
            <w:pPr>
              <w:spacing w:before="156" w:beforeLines="50" w:line="300" w:lineRule="auto"/>
              <w:rPr>
                <w:sz w:val="18"/>
                <w:szCs w:val="18"/>
              </w:rPr>
            </w:pPr>
            <w:r>
              <w:rPr>
                <w:sz w:val="18"/>
                <w:szCs w:val="18"/>
              </w:rPr>
              <w:t>S{1-36}</w:t>
            </w:r>
          </w:p>
        </w:tc>
        <w:tc>
          <w:tcPr>
            <w:tcW w:w="1260" w:type="dxa"/>
          </w:tcPr>
          <w:p w14:paraId="02D36B81">
            <w:pPr>
              <w:spacing w:before="156" w:beforeLines="50" w:line="300" w:lineRule="auto"/>
              <w:rPr>
                <w:sz w:val="18"/>
                <w:szCs w:val="18"/>
              </w:rPr>
            </w:pPr>
            <w:r>
              <w:rPr>
                <w:sz w:val="18"/>
                <w:szCs w:val="18"/>
              </w:rPr>
              <w:t>N/A</w:t>
            </w:r>
          </w:p>
        </w:tc>
        <w:tc>
          <w:tcPr>
            <w:tcW w:w="720" w:type="dxa"/>
          </w:tcPr>
          <w:p w14:paraId="70442D55">
            <w:pPr>
              <w:spacing w:before="156" w:beforeLines="50" w:line="300" w:lineRule="auto"/>
              <w:rPr>
                <w:sz w:val="18"/>
                <w:szCs w:val="18"/>
              </w:rPr>
            </w:pPr>
            <w:r>
              <w:rPr>
                <w:sz w:val="18"/>
                <w:szCs w:val="18"/>
              </w:rPr>
              <w:t>101098</w:t>
            </w:r>
          </w:p>
        </w:tc>
        <w:tc>
          <w:tcPr>
            <w:tcW w:w="1754" w:type="dxa"/>
          </w:tcPr>
          <w:p w14:paraId="12F4477B">
            <w:pPr>
              <w:rPr>
                <w:sz w:val="18"/>
                <w:szCs w:val="18"/>
              </w:rPr>
            </w:pPr>
            <w:r>
              <w:rPr>
                <w:sz w:val="18"/>
                <w:szCs w:val="18"/>
              </w:rPr>
              <w:t>N/A</w:t>
            </w:r>
          </w:p>
        </w:tc>
      </w:tr>
      <w:tr w14:paraId="75EEC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178B0EE">
            <w:pPr>
              <w:spacing w:before="156" w:beforeLines="50" w:line="300" w:lineRule="auto"/>
              <w:rPr>
                <w:sz w:val="18"/>
                <w:szCs w:val="18"/>
              </w:rPr>
            </w:pPr>
            <w:r>
              <w:rPr>
                <w:sz w:val="18"/>
                <w:szCs w:val="18"/>
              </w:rPr>
              <w:t>&lt;CODE&gt;</w:t>
            </w:r>
          </w:p>
        </w:tc>
        <w:tc>
          <w:tcPr>
            <w:tcW w:w="1620" w:type="dxa"/>
          </w:tcPr>
          <w:p w14:paraId="18E4DD8E">
            <w:pPr>
              <w:spacing w:before="156" w:beforeLines="50" w:line="300" w:lineRule="auto"/>
              <w:rPr>
                <w:sz w:val="18"/>
                <w:szCs w:val="18"/>
              </w:rPr>
            </w:pPr>
            <w:r>
              <w:rPr>
                <w:rFonts w:hint="eastAsia"/>
                <w:sz w:val="18"/>
                <w:szCs w:val="18"/>
              </w:rPr>
              <w:t>员工编码如果&lt;EMPL&gt;存在</w:t>
            </w:r>
            <w:r>
              <w:rPr>
                <w:sz w:val="18"/>
                <w:szCs w:val="18"/>
              </w:rPr>
              <w:t>M</w:t>
            </w:r>
          </w:p>
        </w:tc>
        <w:tc>
          <w:tcPr>
            <w:tcW w:w="1620" w:type="dxa"/>
          </w:tcPr>
          <w:p w14:paraId="46166AC1">
            <w:pPr>
              <w:spacing w:before="156" w:beforeLines="50" w:line="300" w:lineRule="auto"/>
              <w:rPr>
                <w:sz w:val="18"/>
                <w:szCs w:val="18"/>
              </w:rPr>
            </w:pPr>
            <w:r>
              <w:rPr>
                <w:sz w:val="18"/>
                <w:szCs w:val="18"/>
              </w:rPr>
              <w:t>S{1-50}</w:t>
            </w:r>
          </w:p>
        </w:tc>
        <w:tc>
          <w:tcPr>
            <w:tcW w:w="1260" w:type="dxa"/>
          </w:tcPr>
          <w:p w14:paraId="4D49D2CD">
            <w:pPr>
              <w:spacing w:before="156" w:beforeLines="50" w:line="300" w:lineRule="auto"/>
              <w:rPr>
                <w:sz w:val="18"/>
                <w:szCs w:val="18"/>
              </w:rPr>
            </w:pPr>
            <w:r>
              <w:rPr>
                <w:sz w:val="18"/>
                <w:szCs w:val="18"/>
              </w:rPr>
              <w:t>N/A</w:t>
            </w:r>
          </w:p>
        </w:tc>
        <w:tc>
          <w:tcPr>
            <w:tcW w:w="720" w:type="dxa"/>
          </w:tcPr>
          <w:p w14:paraId="63F3DB79">
            <w:pPr>
              <w:spacing w:before="156" w:beforeLines="50" w:line="300" w:lineRule="auto"/>
              <w:rPr>
                <w:sz w:val="18"/>
                <w:szCs w:val="18"/>
              </w:rPr>
            </w:pPr>
            <w:r>
              <w:rPr>
                <w:sz w:val="18"/>
                <w:szCs w:val="18"/>
              </w:rPr>
              <w:t>101098</w:t>
            </w:r>
          </w:p>
        </w:tc>
        <w:tc>
          <w:tcPr>
            <w:tcW w:w="1754" w:type="dxa"/>
          </w:tcPr>
          <w:p w14:paraId="2E38C203">
            <w:pPr>
              <w:rPr>
                <w:sz w:val="18"/>
                <w:szCs w:val="18"/>
              </w:rPr>
            </w:pPr>
            <w:r>
              <w:rPr>
                <w:sz w:val="18"/>
                <w:szCs w:val="18"/>
              </w:rPr>
              <w:t>N/A</w:t>
            </w:r>
          </w:p>
        </w:tc>
      </w:tr>
      <w:tr w14:paraId="43AE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42E5895">
            <w:pPr>
              <w:spacing w:before="156" w:beforeLines="50" w:line="300" w:lineRule="auto"/>
              <w:rPr>
                <w:sz w:val="18"/>
                <w:szCs w:val="18"/>
              </w:rPr>
            </w:pPr>
            <w:r>
              <w:rPr>
                <w:sz w:val="18"/>
                <w:szCs w:val="18"/>
              </w:rPr>
              <w:t>&lt;NAME&gt;</w:t>
            </w:r>
          </w:p>
        </w:tc>
        <w:tc>
          <w:tcPr>
            <w:tcW w:w="1620" w:type="dxa"/>
          </w:tcPr>
          <w:p w14:paraId="0E0FA149">
            <w:pPr>
              <w:spacing w:before="156" w:beforeLines="50" w:line="300" w:lineRule="auto"/>
              <w:rPr>
                <w:sz w:val="18"/>
                <w:szCs w:val="18"/>
              </w:rPr>
            </w:pPr>
            <w:r>
              <w:rPr>
                <w:rFonts w:hint="eastAsia"/>
                <w:sz w:val="18"/>
                <w:szCs w:val="18"/>
              </w:rPr>
              <w:t>员工姓名如果&lt;EMPL&gt;存在</w:t>
            </w:r>
            <w:r>
              <w:rPr>
                <w:sz w:val="18"/>
                <w:szCs w:val="18"/>
              </w:rPr>
              <w:t>M</w:t>
            </w:r>
          </w:p>
        </w:tc>
        <w:tc>
          <w:tcPr>
            <w:tcW w:w="1620" w:type="dxa"/>
          </w:tcPr>
          <w:p w14:paraId="5B8E58B9">
            <w:pPr>
              <w:spacing w:before="156" w:beforeLines="50" w:line="300" w:lineRule="auto"/>
              <w:rPr>
                <w:sz w:val="18"/>
                <w:szCs w:val="18"/>
              </w:rPr>
            </w:pPr>
            <w:r>
              <w:rPr>
                <w:sz w:val="18"/>
                <w:szCs w:val="18"/>
              </w:rPr>
              <w:t>S{1-32}</w:t>
            </w:r>
          </w:p>
        </w:tc>
        <w:tc>
          <w:tcPr>
            <w:tcW w:w="1260" w:type="dxa"/>
          </w:tcPr>
          <w:p w14:paraId="0DE2BD77">
            <w:pPr>
              <w:spacing w:before="156" w:beforeLines="50" w:line="300" w:lineRule="auto"/>
              <w:rPr>
                <w:sz w:val="18"/>
                <w:szCs w:val="18"/>
              </w:rPr>
            </w:pPr>
            <w:r>
              <w:rPr>
                <w:sz w:val="18"/>
                <w:szCs w:val="18"/>
              </w:rPr>
              <w:t>N/A</w:t>
            </w:r>
          </w:p>
        </w:tc>
        <w:tc>
          <w:tcPr>
            <w:tcW w:w="720" w:type="dxa"/>
          </w:tcPr>
          <w:p w14:paraId="4F530397">
            <w:pPr>
              <w:spacing w:before="156" w:beforeLines="50" w:line="300" w:lineRule="auto"/>
              <w:rPr>
                <w:sz w:val="18"/>
                <w:szCs w:val="18"/>
              </w:rPr>
            </w:pPr>
            <w:r>
              <w:rPr>
                <w:rFonts w:hint="eastAsia"/>
                <w:sz w:val="18"/>
                <w:szCs w:val="18"/>
              </w:rPr>
              <w:t>张三</w:t>
            </w:r>
          </w:p>
        </w:tc>
        <w:tc>
          <w:tcPr>
            <w:tcW w:w="1754" w:type="dxa"/>
          </w:tcPr>
          <w:p w14:paraId="7F8FBB59">
            <w:pPr>
              <w:rPr>
                <w:sz w:val="18"/>
                <w:szCs w:val="18"/>
              </w:rPr>
            </w:pPr>
            <w:r>
              <w:rPr>
                <w:sz w:val="18"/>
                <w:szCs w:val="18"/>
              </w:rPr>
              <w:t>N/A</w:t>
            </w:r>
          </w:p>
        </w:tc>
      </w:tr>
      <w:tr w14:paraId="11E7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FB77B13">
            <w:pPr>
              <w:spacing w:before="156" w:beforeLines="50" w:line="300" w:lineRule="auto"/>
              <w:rPr>
                <w:sz w:val="18"/>
                <w:szCs w:val="18"/>
              </w:rPr>
            </w:pPr>
            <w:r>
              <w:rPr>
                <w:sz w:val="18"/>
                <w:szCs w:val="18"/>
              </w:rPr>
              <w:t>&lt;</w:t>
            </w:r>
            <w:r>
              <w:rPr>
                <w:rFonts w:hint="eastAsia"/>
                <w:sz w:val="18"/>
                <w:szCs w:val="18"/>
              </w:rPr>
              <w:t>D</w:t>
            </w:r>
            <w:r>
              <w:rPr>
                <w:sz w:val="18"/>
                <w:szCs w:val="18"/>
              </w:rPr>
              <w:t>EPTID&gt;</w:t>
            </w:r>
          </w:p>
        </w:tc>
        <w:tc>
          <w:tcPr>
            <w:tcW w:w="1620" w:type="dxa"/>
          </w:tcPr>
          <w:p w14:paraId="79F4A0D4">
            <w:pPr>
              <w:spacing w:before="156" w:beforeLines="50" w:line="300" w:lineRule="auto"/>
              <w:rPr>
                <w:sz w:val="18"/>
                <w:szCs w:val="18"/>
              </w:rPr>
            </w:pPr>
            <w:r>
              <w:rPr>
                <w:rFonts w:hint="eastAsia"/>
                <w:sz w:val="18"/>
                <w:szCs w:val="18"/>
              </w:rPr>
              <w:t>部门I</w:t>
            </w:r>
            <w:r>
              <w:rPr>
                <w:sz w:val="18"/>
                <w:szCs w:val="18"/>
              </w:rPr>
              <w:t>D</w:t>
            </w:r>
            <w:r>
              <w:rPr>
                <w:rFonts w:hint="eastAsia"/>
                <w:sz w:val="18"/>
                <w:szCs w:val="18"/>
              </w:rPr>
              <w:t>如果&lt;EMPL&gt;存在</w:t>
            </w:r>
            <w:r>
              <w:rPr>
                <w:sz w:val="18"/>
                <w:szCs w:val="18"/>
              </w:rPr>
              <w:t>M</w:t>
            </w:r>
          </w:p>
        </w:tc>
        <w:tc>
          <w:tcPr>
            <w:tcW w:w="1620" w:type="dxa"/>
          </w:tcPr>
          <w:p w14:paraId="43CB4597">
            <w:pPr>
              <w:spacing w:before="156" w:beforeLines="50" w:line="300" w:lineRule="auto"/>
              <w:rPr>
                <w:sz w:val="18"/>
                <w:szCs w:val="18"/>
              </w:rPr>
            </w:pPr>
            <w:r>
              <w:rPr>
                <w:sz w:val="18"/>
                <w:szCs w:val="18"/>
              </w:rPr>
              <w:t>S{1-32}</w:t>
            </w:r>
          </w:p>
        </w:tc>
        <w:tc>
          <w:tcPr>
            <w:tcW w:w="1260" w:type="dxa"/>
          </w:tcPr>
          <w:p w14:paraId="32D0347B">
            <w:pPr>
              <w:rPr>
                <w:sz w:val="18"/>
                <w:szCs w:val="18"/>
              </w:rPr>
            </w:pPr>
            <w:r>
              <w:rPr>
                <w:sz w:val="18"/>
                <w:szCs w:val="18"/>
              </w:rPr>
              <w:t>N/A</w:t>
            </w:r>
          </w:p>
        </w:tc>
        <w:tc>
          <w:tcPr>
            <w:tcW w:w="720" w:type="dxa"/>
          </w:tcPr>
          <w:p w14:paraId="674A4FB2">
            <w:pPr>
              <w:spacing w:before="156" w:beforeLines="50" w:line="300" w:lineRule="auto"/>
              <w:rPr>
                <w:sz w:val="18"/>
                <w:szCs w:val="18"/>
              </w:rPr>
            </w:pPr>
            <w:r>
              <w:rPr>
                <w:sz w:val="18"/>
                <w:szCs w:val="18"/>
              </w:rPr>
              <w:t>10</w:t>
            </w:r>
          </w:p>
        </w:tc>
        <w:tc>
          <w:tcPr>
            <w:tcW w:w="1754" w:type="dxa"/>
          </w:tcPr>
          <w:p w14:paraId="5EC84BA5">
            <w:pPr>
              <w:rPr>
                <w:sz w:val="18"/>
                <w:szCs w:val="18"/>
              </w:rPr>
            </w:pPr>
            <w:r>
              <w:rPr>
                <w:sz w:val="18"/>
                <w:szCs w:val="18"/>
              </w:rPr>
              <w:t>N/A</w:t>
            </w:r>
          </w:p>
        </w:tc>
      </w:tr>
      <w:tr w14:paraId="44CF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427F2F2">
            <w:pPr>
              <w:spacing w:before="156" w:beforeLines="50" w:line="300" w:lineRule="auto"/>
              <w:rPr>
                <w:sz w:val="18"/>
                <w:szCs w:val="18"/>
              </w:rPr>
            </w:pPr>
            <w:r>
              <w:rPr>
                <w:sz w:val="18"/>
                <w:szCs w:val="18"/>
              </w:rPr>
              <w:t>&lt;</w:t>
            </w:r>
            <w:r>
              <w:rPr>
                <w:rFonts w:hint="eastAsia"/>
                <w:sz w:val="18"/>
                <w:szCs w:val="18"/>
              </w:rPr>
              <w:t>D</w:t>
            </w:r>
            <w:r>
              <w:rPr>
                <w:sz w:val="18"/>
                <w:szCs w:val="18"/>
              </w:rPr>
              <w:t>EPT</w:t>
            </w:r>
            <w:r>
              <w:rPr>
                <w:rFonts w:hint="eastAsia"/>
                <w:sz w:val="18"/>
                <w:szCs w:val="18"/>
                <w:lang w:val="en-US" w:eastAsia="zh-CN"/>
              </w:rPr>
              <w:t>NAME</w:t>
            </w:r>
            <w:r>
              <w:rPr>
                <w:sz w:val="18"/>
                <w:szCs w:val="18"/>
              </w:rPr>
              <w:t>&gt;</w:t>
            </w:r>
          </w:p>
        </w:tc>
        <w:tc>
          <w:tcPr>
            <w:tcW w:w="1620" w:type="dxa"/>
          </w:tcPr>
          <w:p w14:paraId="17EC3E30">
            <w:pPr>
              <w:spacing w:before="156" w:beforeLines="50" w:line="300" w:lineRule="auto"/>
              <w:rPr>
                <w:rFonts w:hint="eastAsia"/>
                <w:sz w:val="18"/>
                <w:szCs w:val="18"/>
              </w:rPr>
            </w:pPr>
            <w:r>
              <w:rPr>
                <w:rFonts w:hint="eastAsia"/>
                <w:sz w:val="18"/>
                <w:szCs w:val="18"/>
              </w:rPr>
              <w:t>部门</w:t>
            </w:r>
            <w:r>
              <w:rPr>
                <w:rFonts w:hint="eastAsia"/>
                <w:sz w:val="18"/>
                <w:szCs w:val="18"/>
                <w:lang w:val="en-US" w:eastAsia="zh-CN"/>
              </w:rPr>
              <w:t>名称</w:t>
            </w:r>
            <w:r>
              <w:rPr>
                <w:rFonts w:hint="eastAsia"/>
                <w:sz w:val="18"/>
                <w:szCs w:val="18"/>
              </w:rPr>
              <w:t>如果&lt;EMPL&gt;存在</w:t>
            </w:r>
            <w:r>
              <w:rPr>
                <w:sz w:val="18"/>
                <w:szCs w:val="18"/>
              </w:rPr>
              <w:t>M</w:t>
            </w:r>
          </w:p>
        </w:tc>
        <w:tc>
          <w:tcPr>
            <w:tcW w:w="1620" w:type="dxa"/>
          </w:tcPr>
          <w:p w14:paraId="643A8630">
            <w:pPr>
              <w:spacing w:before="156" w:beforeLines="50" w:line="300" w:lineRule="auto"/>
              <w:rPr>
                <w:sz w:val="18"/>
                <w:szCs w:val="18"/>
              </w:rPr>
            </w:pPr>
            <w:r>
              <w:rPr>
                <w:sz w:val="18"/>
                <w:szCs w:val="18"/>
              </w:rPr>
              <w:t>S{1-</w:t>
            </w:r>
            <w:r>
              <w:rPr>
                <w:rFonts w:hint="eastAsia"/>
                <w:sz w:val="18"/>
                <w:szCs w:val="18"/>
                <w:lang w:val="en-US" w:eastAsia="zh-CN"/>
              </w:rPr>
              <w:t>255</w:t>
            </w:r>
            <w:r>
              <w:rPr>
                <w:sz w:val="18"/>
                <w:szCs w:val="18"/>
              </w:rPr>
              <w:t>}</w:t>
            </w:r>
          </w:p>
        </w:tc>
        <w:tc>
          <w:tcPr>
            <w:tcW w:w="1260" w:type="dxa"/>
          </w:tcPr>
          <w:p w14:paraId="2DD7112F">
            <w:pPr>
              <w:rPr>
                <w:sz w:val="18"/>
                <w:szCs w:val="18"/>
              </w:rPr>
            </w:pPr>
            <w:r>
              <w:rPr>
                <w:sz w:val="18"/>
                <w:szCs w:val="18"/>
              </w:rPr>
              <w:t>N/A</w:t>
            </w:r>
          </w:p>
        </w:tc>
        <w:tc>
          <w:tcPr>
            <w:tcW w:w="720" w:type="dxa"/>
          </w:tcPr>
          <w:p w14:paraId="0935A927">
            <w:pPr>
              <w:spacing w:before="156" w:beforeLines="50" w:line="300" w:lineRule="auto"/>
              <w:rPr>
                <w:rFonts w:hint="default" w:eastAsia="宋体"/>
                <w:sz w:val="18"/>
                <w:szCs w:val="18"/>
                <w:lang w:val="en-US" w:eastAsia="zh-CN"/>
              </w:rPr>
            </w:pPr>
            <w:r>
              <w:rPr>
                <w:rFonts w:hint="eastAsia"/>
                <w:sz w:val="18"/>
                <w:szCs w:val="18"/>
                <w:lang w:val="en-US" w:eastAsia="zh-CN"/>
              </w:rPr>
              <w:t>航服/国际值机部/国际值机室</w:t>
            </w:r>
          </w:p>
        </w:tc>
        <w:tc>
          <w:tcPr>
            <w:tcW w:w="1754" w:type="dxa"/>
          </w:tcPr>
          <w:p w14:paraId="79120FB6">
            <w:pPr>
              <w:rPr>
                <w:sz w:val="18"/>
                <w:szCs w:val="18"/>
              </w:rPr>
            </w:pPr>
            <w:r>
              <w:rPr>
                <w:sz w:val="18"/>
                <w:szCs w:val="18"/>
              </w:rPr>
              <w:t>N/A</w:t>
            </w:r>
          </w:p>
        </w:tc>
      </w:tr>
      <w:tr w14:paraId="4FC43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5BA20D2">
            <w:pPr>
              <w:spacing w:before="156" w:beforeLines="50" w:line="300" w:lineRule="auto"/>
              <w:rPr>
                <w:sz w:val="18"/>
                <w:szCs w:val="18"/>
              </w:rPr>
            </w:pPr>
            <w:r>
              <w:rPr>
                <w:sz w:val="18"/>
                <w:szCs w:val="18"/>
              </w:rPr>
              <w:t>&lt;AREAID&gt;</w:t>
            </w:r>
          </w:p>
        </w:tc>
        <w:tc>
          <w:tcPr>
            <w:tcW w:w="1620" w:type="dxa"/>
          </w:tcPr>
          <w:p w14:paraId="4FD45619">
            <w:pPr>
              <w:spacing w:before="156" w:beforeLines="50" w:line="300" w:lineRule="auto"/>
              <w:rPr>
                <w:sz w:val="18"/>
                <w:szCs w:val="18"/>
              </w:rPr>
            </w:pPr>
            <w:r>
              <w:rPr>
                <w:rFonts w:hint="eastAsia"/>
                <w:sz w:val="18"/>
                <w:szCs w:val="18"/>
              </w:rPr>
              <w:t>区域id如果&lt;EMPL&gt;存在</w:t>
            </w:r>
            <w:r>
              <w:rPr>
                <w:sz w:val="18"/>
                <w:szCs w:val="18"/>
              </w:rPr>
              <w:t>M</w:t>
            </w:r>
          </w:p>
        </w:tc>
        <w:tc>
          <w:tcPr>
            <w:tcW w:w="1620" w:type="dxa"/>
          </w:tcPr>
          <w:p w14:paraId="6FC99C4F">
            <w:pPr>
              <w:spacing w:before="156" w:beforeLines="50" w:line="300" w:lineRule="auto"/>
              <w:rPr>
                <w:sz w:val="18"/>
                <w:szCs w:val="18"/>
              </w:rPr>
            </w:pPr>
            <w:r>
              <w:rPr>
                <w:sz w:val="18"/>
                <w:szCs w:val="18"/>
              </w:rPr>
              <w:t>S{1-32}</w:t>
            </w:r>
          </w:p>
        </w:tc>
        <w:tc>
          <w:tcPr>
            <w:tcW w:w="1260" w:type="dxa"/>
          </w:tcPr>
          <w:p w14:paraId="515D0A14">
            <w:pPr>
              <w:spacing w:before="156" w:beforeLines="50" w:line="300" w:lineRule="auto"/>
              <w:rPr>
                <w:sz w:val="18"/>
                <w:szCs w:val="18"/>
              </w:rPr>
            </w:pPr>
            <w:r>
              <w:rPr>
                <w:sz w:val="18"/>
                <w:szCs w:val="18"/>
              </w:rPr>
              <w:t>N/A</w:t>
            </w:r>
          </w:p>
        </w:tc>
        <w:tc>
          <w:tcPr>
            <w:tcW w:w="720" w:type="dxa"/>
          </w:tcPr>
          <w:p w14:paraId="6F267DCB">
            <w:pPr>
              <w:spacing w:before="156" w:beforeLines="50" w:line="300" w:lineRule="auto"/>
              <w:rPr>
                <w:sz w:val="18"/>
                <w:szCs w:val="18"/>
              </w:rPr>
            </w:pPr>
            <w:r>
              <w:rPr>
                <w:sz w:val="18"/>
                <w:szCs w:val="18"/>
              </w:rPr>
              <w:t>100</w:t>
            </w:r>
          </w:p>
        </w:tc>
        <w:tc>
          <w:tcPr>
            <w:tcW w:w="1754" w:type="dxa"/>
          </w:tcPr>
          <w:p w14:paraId="7F7E93CA">
            <w:pPr>
              <w:spacing w:before="156" w:beforeLines="50" w:line="300" w:lineRule="auto"/>
              <w:rPr>
                <w:sz w:val="18"/>
                <w:szCs w:val="18"/>
              </w:rPr>
            </w:pPr>
            <w:r>
              <w:rPr>
                <w:sz w:val="18"/>
                <w:szCs w:val="18"/>
              </w:rPr>
              <w:t>N/A</w:t>
            </w:r>
          </w:p>
        </w:tc>
      </w:tr>
      <w:tr w14:paraId="334FC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CD427AD">
            <w:pPr>
              <w:spacing w:before="156" w:beforeLines="50" w:line="300" w:lineRule="auto"/>
              <w:rPr>
                <w:sz w:val="18"/>
                <w:szCs w:val="18"/>
              </w:rPr>
            </w:pPr>
            <w:r>
              <w:rPr>
                <w:sz w:val="18"/>
                <w:szCs w:val="18"/>
              </w:rPr>
              <w:t>&lt;AREANAME&gt;</w:t>
            </w:r>
          </w:p>
        </w:tc>
        <w:tc>
          <w:tcPr>
            <w:tcW w:w="1620" w:type="dxa"/>
          </w:tcPr>
          <w:p w14:paraId="5A4A5839">
            <w:pPr>
              <w:spacing w:before="156" w:beforeLines="50" w:line="300" w:lineRule="auto"/>
              <w:rPr>
                <w:sz w:val="18"/>
                <w:szCs w:val="18"/>
              </w:rPr>
            </w:pPr>
            <w:r>
              <w:rPr>
                <w:rFonts w:hint="eastAsia"/>
                <w:sz w:val="18"/>
                <w:szCs w:val="18"/>
              </w:rPr>
              <w:t>区域名如果&lt;EMPL&gt;存在</w:t>
            </w:r>
            <w:r>
              <w:rPr>
                <w:sz w:val="18"/>
                <w:szCs w:val="18"/>
              </w:rPr>
              <w:t>M</w:t>
            </w:r>
          </w:p>
        </w:tc>
        <w:tc>
          <w:tcPr>
            <w:tcW w:w="1620" w:type="dxa"/>
          </w:tcPr>
          <w:p w14:paraId="50ADD7A0">
            <w:pPr>
              <w:spacing w:before="156" w:beforeLines="50" w:line="300" w:lineRule="auto"/>
              <w:rPr>
                <w:sz w:val="18"/>
                <w:szCs w:val="18"/>
              </w:rPr>
            </w:pPr>
            <w:r>
              <w:rPr>
                <w:sz w:val="18"/>
                <w:szCs w:val="18"/>
              </w:rPr>
              <w:t>S{1-32}</w:t>
            </w:r>
          </w:p>
        </w:tc>
        <w:tc>
          <w:tcPr>
            <w:tcW w:w="1260" w:type="dxa"/>
          </w:tcPr>
          <w:p w14:paraId="144FE77D">
            <w:pPr>
              <w:spacing w:before="156" w:beforeLines="50" w:line="300" w:lineRule="auto"/>
              <w:rPr>
                <w:sz w:val="18"/>
                <w:szCs w:val="18"/>
              </w:rPr>
            </w:pPr>
            <w:r>
              <w:rPr>
                <w:sz w:val="18"/>
                <w:szCs w:val="18"/>
              </w:rPr>
              <w:t>N/A</w:t>
            </w:r>
          </w:p>
        </w:tc>
        <w:tc>
          <w:tcPr>
            <w:tcW w:w="720" w:type="dxa"/>
          </w:tcPr>
          <w:p w14:paraId="249D551E">
            <w:pPr>
              <w:spacing w:before="156" w:beforeLines="50" w:line="300" w:lineRule="auto"/>
              <w:rPr>
                <w:sz w:val="18"/>
                <w:szCs w:val="18"/>
              </w:rPr>
            </w:pPr>
            <w:r>
              <w:rPr>
                <w:sz w:val="18"/>
                <w:szCs w:val="18"/>
              </w:rPr>
              <w:t>东三指廊</w:t>
            </w:r>
          </w:p>
        </w:tc>
        <w:tc>
          <w:tcPr>
            <w:tcW w:w="1754" w:type="dxa"/>
          </w:tcPr>
          <w:p w14:paraId="520F546C">
            <w:pPr>
              <w:spacing w:before="156" w:beforeLines="50" w:line="300" w:lineRule="auto"/>
              <w:rPr>
                <w:sz w:val="18"/>
                <w:szCs w:val="18"/>
              </w:rPr>
            </w:pPr>
            <w:r>
              <w:rPr>
                <w:sz w:val="18"/>
                <w:szCs w:val="18"/>
              </w:rPr>
              <w:t>N/A</w:t>
            </w:r>
          </w:p>
        </w:tc>
      </w:tr>
      <w:tr w14:paraId="43C3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1F22AD8">
            <w:pPr>
              <w:spacing w:before="156" w:beforeLines="50" w:line="300" w:lineRule="auto"/>
              <w:rPr>
                <w:sz w:val="18"/>
                <w:szCs w:val="18"/>
              </w:rPr>
            </w:pPr>
            <w:r>
              <w:rPr>
                <w:rFonts w:hint="eastAsia"/>
                <w:sz w:val="18"/>
                <w:szCs w:val="18"/>
              </w:rPr>
              <w:t>&lt;</w:t>
            </w:r>
            <w:r>
              <w:rPr>
                <w:sz w:val="18"/>
                <w:szCs w:val="18"/>
              </w:rPr>
              <w:t>QLITS&gt;</w:t>
            </w:r>
          </w:p>
        </w:tc>
        <w:tc>
          <w:tcPr>
            <w:tcW w:w="1620" w:type="dxa"/>
          </w:tcPr>
          <w:p w14:paraId="133109A5">
            <w:pPr>
              <w:spacing w:before="156" w:beforeLines="50" w:line="300" w:lineRule="auto"/>
              <w:rPr>
                <w:sz w:val="18"/>
                <w:szCs w:val="18"/>
              </w:rPr>
            </w:pPr>
            <w:r>
              <w:rPr>
                <w:rFonts w:hint="eastAsia"/>
                <w:sz w:val="18"/>
                <w:szCs w:val="18"/>
              </w:rPr>
              <w:t>资质标签组如果&lt;EMPL&gt;存在</w:t>
            </w:r>
            <w:r>
              <w:rPr>
                <w:sz w:val="18"/>
                <w:szCs w:val="18"/>
              </w:rPr>
              <w:t>M</w:t>
            </w:r>
          </w:p>
        </w:tc>
        <w:tc>
          <w:tcPr>
            <w:tcW w:w="1620" w:type="dxa"/>
          </w:tcPr>
          <w:p w14:paraId="22BB6FA2">
            <w:pPr>
              <w:spacing w:before="156" w:beforeLines="50" w:line="300" w:lineRule="auto"/>
              <w:rPr>
                <w:sz w:val="18"/>
                <w:szCs w:val="18"/>
              </w:rPr>
            </w:pPr>
            <w:r>
              <w:rPr>
                <w:sz w:val="18"/>
                <w:szCs w:val="18"/>
              </w:rPr>
              <w:t>N/A</w:t>
            </w:r>
          </w:p>
        </w:tc>
        <w:tc>
          <w:tcPr>
            <w:tcW w:w="1260" w:type="dxa"/>
          </w:tcPr>
          <w:p w14:paraId="55268D0E">
            <w:pPr>
              <w:spacing w:before="156" w:beforeLines="50" w:line="300" w:lineRule="auto"/>
              <w:rPr>
                <w:sz w:val="18"/>
                <w:szCs w:val="18"/>
              </w:rPr>
            </w:pPr>
            <w:r>
              <w:rPr>
                <w:sz w:val="18"/>
                <w:szCs w:val="18"/>
              </w:rPr>
              <w:t>N/A</w:t>
            </w:r>
          </w:p>
        </w:tc>
        <w:tc>
          <w:tcPr>
            <w:tcW w:w="720" w:type="dxa"/>
          </w:tcPr>
          <w:p w14:paraId="352EBDBA">
            <w:pPr>
              <w:spacing w:before="156" w:beforeLines="50" w:line="300" w:lineRule="auto"/>
              <w:rPr>
                <w:sz w:val="18"/>
                <w:szCs w:val="18"/>
              </w:rPr>
            </w:pPr>
          </w:p>
        </w:tc>
        <w:tc>
          <w:tcPr>
            <w:tcW w:w="1754" w:type="dxa"/>
          </w:tcPr>
          <w:p w14:paraId="25C34A87">
            <w:pPr>
              <w:spacing w:before="156" w:beforeLines="50" w:line="300" w:lineRule="auto"/>
              <w:rPr>
                <w:sz w:val="18"/>
                <w:szCs w:val="18"/>
              </w:rPr>
            </w:pPr>
            <w:r>
              <w:rPr>
                <w:sz w:val="18"/>
                <w:szCs w:val="18"/>
              </w:rPr>
              <w:t>N/A</w:t>
            </w:r>
          </w:p>
        </w:tc>
      </w:tr>
      <w:tr w14:paraId="51D0D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A0D656F">
            <w:pPr>
              <w:spacing w:before="156" w:beforeLines="50" w:line="300" w:lineRule="auto"/>
              <w:rPr>
                <w:sz w:val="18"/>
                <w:szCs w:val="18"/>
              </w:rPr>
            </w:pPr>
            <w:r>
              <w:rPr>
                <w:rFonts w:hint="eastAsia"/>
                <w:sz w:val="18"/>
                <w:szCs w:val="18"/>
              </w:rPr>
              <w:t>&lt;</w:t>
            </w:r>
            <w:r>
              <w:rPr>
                <w:sz w:val="18"/>
                <w:szCs w:val="18"/>
              </w:rPr>
              <w:t>QLIT&gt;</w:t>
            </w:r>
          </w:p>
        </w:tc>
        <w:tc>
          <w:tcPr>
            <w:tcW w:w="1620" w:type="dxa"/>
          </w:tcPr>
          <w:p w14:paraId="17F44874">
            <w:pPr>
              <w:spacing w:before="156" w:beforeLines="50" w:line="300" w:lineRule="auto"/>
              <w:rPr>
                <w:sz w:val="18"/>
                <w:szCs w:val="18"/>
              </w:rPr>
            </w:pPr>
            <w:r>
              <w:rPr>
                <w:rFonts w:hint="eastAsia"/>
                <w:sz w:val="18"/>
                <w:szCs w:val="18"/>
              </w:rPr>
              <w:t xml:space="preserve">资质组标签 </w:t>
            </w:r>
            <w:r>
              <w:rPr>
                <w:sz w:val="18"/>
                <w:szCs w:val="18"/>
              </w:rPr>
              <w:t>O</w:t>
            </w:r>
          </w:p>
        </w:tc>
        <w:tc>
          <w:tcPr>
            <w:tcW w:w="1620" w:type="dxa"/>
          </w:tcPr>
          <w:p w14:paraId="1857A096">
            <w:pPr>
              <w:spacing w:before="156" w:beforeLines="50" w:line="300" w:lineRule="auto"/>
              <w:rPr>
                <w:sz w:val="18"/>
                <w:szCs w:val="18"/>
              </w:rPr>
            </w:pPr>
            <w:r>
              <w:rPr>
                <w:sz w:val="18"/>
                <w:szCs w:val="18"/>
              </w:rPr>
              <w:t>N/A</w:t>
            </w:r>
          </w:p>
        </w:tc>
        <w:tc>
          <w:tcPr>
            <w:tcW w:w="1260" w:type="dxa"/>
          </w:tcPr>
          <w:p w14:paraId="08213451">
            <w:pPr>
              <w:spacing w:before="156" w:beforeLines="50" w:line="300" w:lineRule="auto"/>
              <w:rPr>
                <w:sz w:val="18"/>
                <w:szCs w:val="18"/>
              </w:rPr>
            </w:pPr>
            <w:r>
              <w:rPr>
                <w:sz w:val="18"/>
                <w:szCs w:val="18"/>
              </w:rPr>
              <w:t>N/A</w:t>
            </w:r>
          </w:p>
        </w:tc>
        <w:tc>
          <w:tcPr>
            <w:tcW w:w="720" w:type="dxa"/>
          </w:tcPr>
          <w:p w14:paraId="59BE2CBB">
            <w:pPr>
              <w:spacing w:before="156" w:beforeLines="50" w:line="300" w:lineRule="auto"/>
              <w:rPr>
                <w:sz w:val="18"/>
                <w:szCs w:val="18"/>
              </w:rPr>
            </w:pPr>
          </w:p>
        </w:tc>
        <w:tc>
          <w:tcPr>
            <w:tcW w:w="1754" w:type="dxa"/>
          </w:tcPr>
          <w:p w14:paraId="7256E214">
            <w:pPr>
              <w:spacing w:before="156" w:beforeLines="50" w:line="300" w:lineRule="auto"/>
              <w:rPr>
                <w:sz w:val="18"/>
                <w:szCs w:val="18"/>
              </w:rPr>
            </w:pPr>
            <w:r>
              <w:rPr>
                <w:sz w:val="18"/>
                <w:szCs w:val="18"/>
              </w:rPr>
              <w:t>N/A</w:t>
            </w:r>
          </w:p>
        </w:tc>
      </w:tr>
      <w:tr w14:paraId="2D124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00E1155">
            <w:pPr>
              <w:spacing w:before="156" w:beforeLines="50" w:line="300" w:lineRule="auto"/>
              <w:rPr>
                <w:sz w:val="18"/>
                <w:szCs w:val="18"/>
              </w:rPr>
            </w:pPr>
            <w:r>
              <w:rPr>
                <w:rFonts w:hint="eastAsia"/>
                <w:sz w:val="18"/>
                <w:szCs w:val="18"/>
              </w:rPr>
              <w:t>&lt;</w:t>
            </w:r>
            <w:r>
              <w:rPr>
                <w:sz w:val="18"/>
                <w:szCs w:val="18"/>
              </w:rPr>
              <w:t>QID&gt;</w:t>
            </w:r>
          </w:p>
        </w:tc>
        <w:tc>
          <w:tcPr>
            <w:tcW w:w="1620" w:type="dxa"/>
          </w:tcPr>
          <w:p w14:paraId="3B8EFADE">
            <w:pPr>
              <w:spacing w:before="156" w:beforeLines="50" w:line="300" w:lineRule="auto"/>
              <w:rPr>
                <w:sz w:val="18"/>
                <w:szCs w:val="18"/>
              </w:rPr>
            </w:pPr>
            <w:r>
              <w:rPr>
                <w:rFonts w:hint="eastAsia"/>
                <w:sz w:val="18"/>
                <w:szCs w:val="18"/>
              </w:rPr>
              <w:t>资质id如果</w:t>
            </w:r>
            <w:r>
              <w:rPr>
                <w:sz w:val="18"/>
                <w:szCs w:val="18"/>
              </w:rPr>
              <w:t>&lt;QLIT&gt;</w:t>
            </w:r>
            <w:r>
              <w:rPr>
                <w:rFonts w:hint="eastAsia"/>
                <w:sz w:val="18"/>
                <w:szCs w:val="18"/>
              </w:rPr>
              <w:t>存在</w:t>
            </w:r>
            <w:r>
              <w:rPr>
                <w:sz w:val="18"/>
                <w:szCs w:val="18"/>
              </w:rPr>
              <w:t>M</w:t>
            </w:r>
          </w:p>
        </w:tc>
        <w:tc>
          <w:tcPr>
            <w:tcW w:w="1620" w:type="dxa"/>
          </w:tcPr>
          <w:p w14:paraId="1A4B5034">
            <w:pPr>
              <w:spacing w:before="156" w:beforeLines="50" w:line="300" w:lineRule="auto"/>
              <w:rPr>
                <w:sz w:val="18"/>
                <w:szCs w:val="18"/>
              </w:rPr>
            </w:pPr>
            <w:r>
              <w:rPr>
                <w:sz w:val="18"/>
                <w:szCs w:val="18"/>
              </w:rPr>
              <w:t>S{1-32}</w:t>
            </w:r>
          </w:p>
        </w:tc>
        <w:tc>
          <w:tcPr>
            <w:tcW w:w="1260" w:type="dxa"/>
          </w:tcPr>
          <w:p w14:paraId="1B2C9F23">
            <w:pPr>
              <w:spacing w:before="156" w:beforeLines="50" w:line="300" w:lineRule="auto"/>
              <w:rPr>
                <w:sz w:val="18"/>
                <w:szCs w:val="18"/>
              </w:rPr>
            </w:pPr>
            <w:r>
              <w:rPr>
                <w:sz w:val="18"/>
                <w:szCs w:val="18"/>
              </w:rPr>
              <w:t>N/A</w:t>
            </w:r>
          </w:p>
        </w:tc>
        <w:tc>
          <w:tcPr>
            <w:tcW w:w="720" w:type="dxa"/>
          </w:tcPr>
          <w:p w14:paraId="00883BF9">
            <w:pPr>
              <w:spacing w:before="156" w:beforeLines="50" w:line="300" w:lineRule="auto"/>
              <w:rPr>
                <w:sz w:val="18"/>
                <w:szCs w:val="18"/>
              </w:rPr>
            </w:pPr>
            <w:r>
              <w:rPr>
                <w:rFonts w:hint="eastAsia"/>
                <w:sz w:val="18"/>
                <w:szCs w:val="18"/>
              </w:rPr>
              <w:t>1</w:t>
            </w:r>
            <w:r>
              <w:rPr>
                <w:sz w:val="18"/>
                <w:szCs w:val="18"/>
              </w:rPr>
              <w:t>01</w:t>
            </w:r>
          </w:p>
        </w:tc>
        <w:tc>
          <w:tcPr>
            <w:tcW w:w="1754" w:type="dxa"/>
          </w:tcPr>
          <w:p w14:paraId="276C4920">
            <w:pPr>
              <w:spacing w:before="156" w:beforeLines="50" w:line="300" w:lineRule="auto"/>
              <w:rPr>
                <w:sz w:val="18"/>
                <w:szCs w:val="18"/>
              </w:rPr>
            </w:pPr>
            <w:r>
              <w:rPr>
                <w:sz w:val="18"/>
                <w:szCs w:val="18"/>
              </w:rPr>
              <w:t>N/A</w:t>
            </w:r>
          </w:p>
        </w:tc>
      </w:tr>
      <w:tr w14:paraId="7D7D0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B019E12">
            <w:pPr>
              <w:spacing w:before="156" w:beforeLines="50" w:line="300" w:lineRule="auto"/>
              <w:rPr>
                <w:sz w:val="18"/>
                <w:szCs w:val="18"/>
              </w:rPr>
            </w:pPr>
            <w:r>
              <w:rPr>
                <w:rFonts w:hint="eastAsia"/>
                <w:sz w:val="18"/>
                <w:szCs w:val="18"/>
              </w:rPr>
              <w:t>&lt;</w:t>
            </w:r>
            <w:r>
              <w:rPr>
                <w:sz w:val="18"/>
                <w:szCs w:val="18"/>
              </w:rPr>
              <w:t>QNAME&gt;</w:t>
            </w:r>
          </w:p>
        </w:tc>
        <w:tc>
          <w:tcPr>
            <w:tcW w:w="1620" w:type="dxa"/>
          </w:tcPr>
          <w:p w14:paraId="0C6593D1">
            <w:pPr>
              <w:spacing w:before="156" w:beforeLines="50" w:line="300" w:lineRule="auto"/>
              <w:rPr>
                <w:sz w:val="18"/>
                <w:szCs w:val="18"/>
              </w:rPr>
            </w:pPr>
            <w:r>
              <w:rPr>
                <w:rFonts w:hint="eastAsia"/>
                <w:sz w:val="18"/>
                <w:szCs w:val="18"/>
              </w:rPr>
              <w:t>资质名如果</w:t>
            </w:r>
            <w:r>
              <w:rPr>
                <w:sz w:val="18"/>
                <w:szCs w:val="18"/>
              </w:rPr>
              <w:t>&lt;QLIT&gt;</w:t>
            </w:r>
            <w:r>
              <w:rPr>
                <w:rFonts w:hint="eastAsia"/>
                <w:sz w:val="18"/>
                <w:szCs w:val="18"/>
              </w:rPr>
              <w:t>存在</w:t>
            </w:r>
            <w:r>
              <w:rPr>
                <w:sz w:val="18"/>
                <w:szCs w:val="18"/>
              </w:rPr>
              <w:t>M</w:t>
            </w:r>
          </w:p>
        </w:tc>
        <w:tc>
          <w:tcPr>
            <w:tcW w:w="1620" w:type="dxa"/>
          </w:tcPr>
          <w:p w14:paraId="6C0B359E">
            <w:pPr>
              <w:spacing w:before="156" w:beforeLines="50" w:line="300" w:lineRule="auto"/>
              <w:rPr>
                <w:sz w:val="18"/>
                <w:szCs w:val="18"/>
              </w:rPr>
            </w:pPr>
            <w:r>
              <w:rPr>
                <w:sz w:val="18"/>
                <w:szCs w:val="18"/>
              </w:rPr>
              <w:t>S{1-64}</w:t>
            </w:r>
          </w:p>
        </w:tc>
        <w:tc>
          <w:tcPr>
            <w:tcW w:w="1260" w:type="dxa"/>
          </w:tcPr>
          <w:p w14:paraId="067D7455">
            <w:pPr>
              <w:spacing w:before="156" w:beforeLines="50" w:line="300" w:lineRule="auto"/>
              <w:rPr>
                <w:sz w:val="18"/>
                <w:szCs w:val="18"/>
              </w:rPr>
            </w:pPr>
            <w:r>
              <w:rPr>
                <w:sz w:val="18"/>
                <w:szCs w:val="18"/>
              </w:rPr>
              <w:t>N/A</w:t>
            </w:r>
          </w:p>
        </w:tc>
        <w:tc>
          <w:tcPr>
            <w:tcW w:w="720" w:type="dxa"/>
          </w:tcPr>
          <w:p w14:paraId="08CF733E">
            <w:pPr>
              <w:spacing w:before="156" w:beforeLines="50" w:line="300" w:lineRule="auto"/>
              <w:rPr>
                <w:sz w:val="18"/>
                <w:szCs w:val="18"/>
              </w:rPr>
            </w:pPr>
            <w:r>
              <w:rPr>
                <w:rFonts w:hint="eastAsia"/>
                <w:sz w:val="18"/>
                <w:szCs w:val="18"/>
              </w:rPr>
              <w:t>进港服务</w:t>
            </w:r>
          </w:p>
        </w:tc>
        <w:tc>
          <w:tcPr>
            <w:tcW w:w="1754" w:type="dxa"/>
          </w:tcPr>
          <w:p w14:paraId="553FAA67">
            <w:pPr>
              <w:spacing w:before="156" w:beforeLines="50" w:line="300" w:lineRule="auto"/>
              <w:rPr>
                <w:sz w:val="18"/>
                <w:szCs w:val="18"/>
              </w:rPr>
            </w:pPr>
            <w:r>
              <w:rPr>
                <w:sz w:val="18"/>
                <w:szCs w:val="18"/>
              </w:rPr>
              <w:t>N/A</w:t>
            </w:r>
          </w:p>
        </w:tc>
      </w:tr>
      <w:tr w14:paraId="2CD3F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B2526BB">
            <w:pPr>
              <w:spacing w:before="156" w:beforeLines="50" w:line="300" w:lineRule="auto"/>
              <w:rPr>
                <w:rFonts w:hint="default" w:eastAsia="宋体"/>
                <w:sz w:val="18"/>
                <w:szCs w:val="18"/>
                <w:lang w:val="en-US" w:eastAsia="zh-CN"/>
              </w:rPr>
            </w:pPr>
            <w:r>
              <w:rPr>
                <w:rFonts w:hint="eastAsia"/>
                <w:sz w:val="18"/>
                <w:szCs w:val="18"/>
                <w:lang w:val="en-US" w:eastAsia="zh-CN"/>
              </w:rPr>
              <w:t>&lt;POSTNAME&gt;</w:t>
            </w:r>
          </w:p>
        </w:tc>
        <w:tc>
          <w:tcPr>
            <w:tcW w:w="1620" w:type="dxa"/>
          </w:tcPr>
          <w:p w14:paraId="55AE43F2">
            <w:pPr>
              <w:spacing w:before="156" w:beforeLines="50" w:line="300" w:lineRule="auto"/>
              <w:rPr>
                <w:rFonts w:hint="default" w:eastAsia="宋体"/>
                <w:sz w:val="18"/>
                <w:szCs w:val="18"/>
                <w:lang w:val="en-US" w:eastAsia="zh-CN"/>
              </w:rPr>
            </w:pPr>
            <w:r>
              <w:rPr>
                <w:rFonts w:hint="eastAsia"/>
                <w:sz w:val="18"/>
                <w:szCs w:val="18"/>
                <w:lang w:val="en-US" w:eastAsia="zh-CN"/>
              </w:rPr>
              <w:t>岗位</w:t>
            </w:r>
          </w:p>
        </w:tc>
        <w:tc>
          <w:tcPr>
            <w:tcW w:w="1620" w:type="dxa"/>
          </w:tcPr>
          <w:p w14:paraId="36536D8A">
            <w:pPr>
              <w:spacing w:before="156" w:beforeLines="50" w:line="300" w:lineRule="auto"/>
              <w:rPr>
                <w:rFonts w:hint="default" w:eastAsia="宋体"/>
                <w:sz w:val="18"/>
                <w:szCs w:val="18"/>
                <w:lang w:val="en-US" w:eastAsia="zh-CN"/>
              </w:rPr>
            </w:pPr>
            <w:r>
              <w:rPr>
                <w:rFonts w:hint="eastAsia"/>
                <w:sz w:val="18"/>
                <w:szCs w:val="18"/>
                <w:lang w:val="en-US" w:eastAsia="zh-CN"/>
              </w:rPr>
              <w:t>S{1-16}</w:t>
            </w:r>
          </w:p>
        </w:tc>
        <w:tc>
          <w:tcPr>
            <w:tcW w:w="1260" w:type="dxa"/>
          </w:tcPr>
          <w:p w14:paraId="56495B84">
            <w:pPr>
              <w:spacing w:before="156" w:beforeLines="50" w:line="300" w:lineRule="auto"/>
              <w:rPr>
                <w:rFonts w:hint="default" w:eastAsia="宋体"/>
                <w:sz w:val="18"/>
                <w:szCs w:val="18"/>
                <w:lang w:val="en-US" w:eastAsia="zh-CN"/>
              </w:rPr>
            </w:pPr>
            <w:r>
              <w:rPr>
                <w:rFonts w:hint="eastAsia"/>
                <w:sz w:val="18"/>
                <w:szCs w:val="18"/>
                <w:lang w:val="en-US" w:eastAsia="zh-CN"/>
              </w:rPr>
              <w:t>N/A</w:t>
            </w:r>
          </w:p>
        </w:tc>
        <w:tc>
          <w:tcPr>
            <w:tcW w:w="720" w:type="dxa"/>
          </w:tcPr>
          <w:p w14:paraId="3AEEF094">
            <w:pPr>
              <w:spacing w:before="156" w:beforeLines="50" w:line="300" w:lineRule="auto"/>
              <w:rPr>
                <w:rFonts w:hint="eastAsia"/>
                <w:sz w:val="18"/>
                <w:szCs w:val="18"/>
              </w:rPr>
            </w:pPr>
            <w:r>
              <w:rPr>
                <w:rFonts w:hint="eastAsia"/>
                <w:lang w:val="en-US" w:eastAsia="zh-CN"/>
              </w:rPr>
              <w:t>值机</w:t>
            </w:r>
          </w:p>
        </w:tc>
        <w:tc>
          <w:tcPr>
            <w:tcW w:w="1754" w:type="dxa"/>
          </w:tcPr>
          <w:p w14:paraId="4FD5FBC9">
            <w:pPr>
              <w:spacing w:before="156" w:beforeLines="50" w:line="300" w:lineRule="auto"/>
              <w:rPr>
                <w:rFonts w:hint="default" w:eastAsia="宋体"/>
                <w:sz w:val="18"/>
                <w:szCs w:val="18"/>
                <w:lang w:val="en-US" w:eastAsia="zh-CN"/>
              </w:rPr>
            </w:pPr>
            <w:r>
              <w:rPr>
                <w:rFonts w:hint="eastAsia"/>
                <w:sz w:val="18"/>
                <w:szCs w:val="18"/>
                <w:lang w:val="en-US" w:eastAsia="zh-CN"/>
              </w:rPr>
              <w:t>N/A</w:t>
            </w:r>
          </w:p>
        </w:tc>
      </w:tr>
      <w:tr w14:paraId="00A18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3515CBF">
            <w:pPr>
              <w:spacing w:before="156" w:beforeLines="50" w:line="300" w:lineRule="auto"/>
              <w:rPr>
                <w:rFonts w:hint="default"/>
                <w:sz w:val="18"/>
                <w:szCs w:val="18"/>
                <w:lang w:val="en-US" w:eastAsia="zh-CN"/>
              </w:rPr>
            </w:pPr>
            <w:r>
              <w:rPr>
                <w:rFonts w:hint="eastAsia"/>
                <w:sz w:val="18"/>
                <w:szCs w:val="18"/>
                <w:lang w:val="en-US" w:eastAsia="zh-CN"/>
              </w:rPr>
              <w:t>&lt;REMARK&gt;</w:t>
            </w:r>
          </w:p>
        </w:tc>
        <w:tc>
          <w:tcPr>
            <w:tcW w:w="1620" w:type="dxa"/>
          </w:tcPr>
          <w:p w14:paraId="417E8934">
            <w:pPr>
              <w:spacing w:before="156" w:beforeLines="50" w:line="300" w:lineRule="auto"/>
              <w:rPr>
                <w:rFonts w:hint="default"/>
                <w:sz w:val="18"/>
                <w:szCs w:val="18"/>
                <w:lang w:val="en-US" w:eastAsia="zh-CN"/>
              </w:rPr>
            </w:pPr>
            <w:r>
              <w:rPr>
                <w:rFonts w:hint="eastAsia"/>
                <w:sz w:val="18"/>
                <w:szCs w:val="18"/>
                <w:lang w:val="en-US" w:eastAsia="zh-CN"/>
              </w:rPr>
              <w:t>备注</w:t>
            </w:r>
          </w:p>
        </w:tc>
        <w:tc>
          <w:tcPr>
            <w:tcW w:w="1620" w:type="dxa"/>
          </w:tcPr>
          <w:p w14:paraId="7A19D823">
            <w:pPr>
              <w:spacing w:before="156" w:beforeLines="50" w:line="300" w:lineRule="auto"/>
              <w:rPr>
                <w:rFonts w:hint="default"/>
                <w:sz w:val="18"/>
                <w:szCs w:val="18"/>
                <w:lang w:val="en-US" w:eastAsia="zh-CN"/>
              </w:rPr>
            </w:pPr>
            <w:r>
              <w:rPr>
                <w:rFonts w:hint="eastAsia"/>
                <w:sz w:val="18"/>
                <w:szCs w:val="18"/>
                <w:lang w:val="en-US" w:eastAsia="zh-CN"/>
              </w:rPr>
              <w:t>S{1-500}</w:t>
            </w:r>
          </w:p>
        </w:tc>
        <w:tc>
          <w:tcPr>
            <w:tcW w:w="1260" w:type="dxa"/>
          </w:tcPr>
          <w:p w14:paraId="32355A50">
            <w:pPr>
              <w:spacing w:before="156" w:beforeLines="50" w:line="300" w:lineRule="auto"/>
              <w:rPr>
                <w:rFonts w:hint="eastAsia"/>
                <w:sz w:val="18"/>
                <w:szCs w:val="18"/>
                <w:lang w:val="en-US" w:eastAsia="zh-CN"/>
              </w:rPr>
            </w:pPr>
            <w:r>
              <w:rPr>
                <w:rFonts w:hint="eastAsia"/>
                <w:sz w:val="18"/>
                <w:szCs w:val="18"/>
                <w:lang w:val="en-US" w:eastAsia="zh-CN"/>
              </w:rPr>
              <w:t>N/A</w:t>
            </w:r>
          </w:p>
        </w:tc>
        <w:tc>
          <w:tcPr>
            <w:tcW w:w="720" w:type="dxa"/>
          </w:tcPr>
          <w:p w14:paraId="6C17CF39">
            <w:pPr>
              <w:spacing w:before="156" w:beforeLines="50" w:line="300" w:lineRule="auto"/>
              <w:rPr>
                <w:rFonts w:hint="default"/>
                <w:lang w:val="en-US" w:eastAsia="zh-CN"/>
              </w:rPr>
            </w:pPr>
            <w:r>
              <w:rPr>
                <w:rFonts w:hint="eastAsia"/>
                <w:lang w:val="en-US" w:eastAsia="zh-CN"/>
              </w:rPr>
              <w:t>备注</w:t>
            </w:r>
          </w:p>
        </w:tc>
        <w:tc>
          <w:tcPr>
            <w:tcW w:w="1754" w:type="dxa"/>
          </w:tcPr>
          <w:p w14:paraId="328323D3">
            <w:pPr>
              <w:spacing w:before="156" w:beforeLines="50" w:line="300" w:lineRule="auto"/>
              <w:rPr>
                <w:rFonts w:hint="eastAsia"/>
                <w:sz w:val="18"/>
                <w:szCs w:val="18"/>
                <w:lang w:val="en-US" w:eastAsia="zh-CN"/>
              </w:rPr>
            </w:pPr>
            <w:r>
              <w:rPr>
                <w:rFonts w:hint="eastAsia"/>
                <w:sz w:val="18"/>
                <w:szCs w:val="18"/>
                <w:lang w:val="en-US" w:eastAsia="zh-CN"/>
              </w:rPr>
              <w:t>N/A</w:t>
            </w:r>
          </w:p>
        </w:tc>
      </w:tr>
    </w:tbl>
    <w:p w14:paraId="1773094A">
      <w:pPr>
        <w:pStyle w:val="8"/>
        <w:widowControl w:val="0"/>
        <w:spacing w:line="360" w:lineRule="auto"/>
        <w:jc w:val="both"/>
        <w:rPr>
          <w:rFonts w:ascii="宋体"/>
          <w:szCs w:val="30"/>
        </w:rPr>
      </w:pPr>
      <w:r>
        <w:rPr>
          <w:rFonts w:ascii="宋体" w:hAnsi="宋体"/>
          <w:szCs w:val="30"/>
        </w:rPr>
        <w:t>XML</w:t>
      </w:r>
      <w:r>
        <w:rPr>
          <w:rFonts w:hint="eastAsia" w:ascii="宋体" w:hAnsi="宋体"/>
          <w:szCs w:val="30"/>
        </w:rPr>
        <w:t>样例</w:t>
      </w:r>
    </w:p>
    <w:p w14:paraId="2277EA81">
      <w:r>
        <w:t>&lt;?xml version="1.0" encoding="UTF-8"?&gt;</w:t>
      </w:r>
      <w:r>
        <w:br w:type="textWrapping"/>
      </w:r>
      <w:r>
        <w:t>&lt;MSG&gt;</w:t>
      </w:r>
      <w:r>
        <w:br w:type="textWrapping"/>
      </w:r>
      <w:r>
        <w:t>    &lt;META&gt;</w:t>
      </w:r>
      <w:r>
        <w:br w:type="textWrapping"/>
      </w:r>
      <w:r>
        <w:t>        &lt;SNDR&gt;</w:t>
      </w:r>
      <w:r>
        <w:rPr>
          <w:rFonts w:hint="eastAsia"/>
        </w:rPr>
        <w:t>SCMS</w:t>
      </w:r>
      <w:r>
        <w:t>&lt;/SNDR&gt;</w:t>
      </w:r>
      <w:r>
        <w:br w:type="textWrapping"/>
      </w:r>
      <w:r>
        <w:t>        &lt;RCVR&gt;&lt;/RCVR&gt;</w:t>
      </w:r>
      <w:r>
        <w:br w:type="textWrapping"/>
      </w:r>
      <w:r>
        <w:t>        &lt;SEQN&gt;1&lt;/SEQN&gt;</w:t>
      </w:r>
      <w:r>
        <w:br w:type="textWrapping"/>
      </w:r>
      <w:r>
        <w:t>        &lt;DDTM&gt;2010010223000&lt;/DDTM&gt;</w:t>
      </w:r>
      <w:r>
        <w:br w:type="textWrapping"/>
      </w:r>
      <w:r>
        <w:t>        &lt;TYPE&gt;PBME&lt;/TYPE&gt;</w:t>
      </w:r>
      <w:r>
        <w:br w:type="textWrapping"/>
      </w:r>
      <w:r>
        <w:t>        &lt;STYP&gt;EPIE&lt;/STYP&gt;</w:t>
      </w:r>
      <w:r>
        <w:br w:type="textWrapping"/>
      </w:r>
      <w:r>
        <w:t>    &lt;/META&gt;</w:t>
      </w:r>
      <w:r>
        <w:br w:type="textWrapping"/>
      </w:r>
      <w:r>
        <w:t>    &lt;EMPL&gt;</w:t>
      </w:r>
      <w:r>
        <w:br w:type="textWrapping"/>
      </w:r>
      <w:r>
        <w:t>        &lt;ID&gt;101098&lt;/ID&gt;</w:t>
      </w:r>
      <w:r>
        <w:br w:type="textWrapping"/>
      </w:r>
      <w:r>
        <w:t>        &lt;CODE&gt;101098&lt;/CODE&gt;</w:t>
      </w:r>
      <w:r>
        <w:br w:type="textWrapping"/>
      </w:r>
      <w:r>
        <w:t>        </w:t>
      </w:r>
      <w:r>
        <w:rPr>
          <w:rFonts w:hint="eastAsia"/>
        </w:rPr>
        <w:t>&lt;NAME&gt;张三&lt;/NAME&gt;</w:t>
      </w:r>
      <w:r>
        <w:br w:type="textWrapping"/>
      </w:r>
      <w:r>
        <w:t>        &lt;DEPTID&gt;10&lt;/DEPTID&gt;</w:t>
      </w:r>
    </w:p>
    <w:p w14:paraId="6DACC353">
      <w:pPr>
        <w:ind w:firstLine="1920" w:firstLineChars="800"/>
        <w:rPr>
          <w:rFonts w:hint="eastAsia"/>
        </w:rPr>
      </w:pPr>
      <w:r>
        <w:t>&lt;DEPT</w:t>
      </w:r>
      <w:r>
        <w:rPr>
          <w:rFonts w:hint="eastAsia"/>
          <w:lang w:val="en-US" w:eastAsia="zh-CN"/>
        </w:rPr>
        <w:t>NAME</w:t>
      </w:r>
      <w:r>
        <w:t>&gt;</w:t>
      </w:r>
      <w:r>
        <w:rPr>
          <w:rFonts w:hint="eastAsia"/>
          <w:lang w:val="en-US" w:eastAsia="zh-CN"/>
        </w:rPr>
        <w:t>航服/国际值机部/国际值机室</w:t>
      </w:r>
      <w:r>
        <w:t>&lt;/DEPT</w:t>
      </w:r>
      <w:r>
        <w:rPr>
          <w:rFonts w:hint="eastAsia"/>
          <w:lang w:val="en-US" w:eastAsia="zh-CN"/>
        </w:rPr>
        <w:t>NAME</w:t>
      </w:r>
      <w:r>
        <w:t>&gt;</w:t>
      </w:r>
      <w:r>
        <w:br w:type="textWrapping"/>
      </w:r>
      <w:r>
        <w:t>        &lt;AREAID&gt;100&lt;/AREAID&gt;</w:t>
      </w:r>
      <w:r>
        <w:br w:type="textWrapping"/>
      </w:r>
      <w:r>
        <w:t>        </w:t>
      </w:r>
      <w:r>
        <w:rPr>
          <w:rFonts w:hint="eastAsia"/>
        </w:rPr>
        <w:t>&lt;AREANAME&gt;东三指廊&lt;/AREANAME&gt;</w:t>
      </w:r>
    </w:p>
    <w:p w14:paraId="2BCE461F">
      <w:pPr>
        <w:ind w:firstLine="1920" w:firstLineChars="800"/>
        <w:rPr>
          <w:rFonts w:hint="eastAsia"/>
          <w:lang w:val="en-US" w:eastAsia="zh-CN"/>
        </w:rPr>
      </w:pPr>
      <w:r>
        <w:rPr>
          <w:rFonts w:hint="eastAsia"/>
          <w:lang w:val="en-US" w:eastAsia="zh-CN"/>
        </w:rPr>
        <w:t>&lt;POSTNAME&gt;值机&lt;/POSTNAME&gt;</w:t>
      </w:r>
    </w:p>
    <w:p w14:paraId="51F2653F">
      <w:pPr>
        <w:ind w:firstLine="1920" w:firstLineChars="800"/>
      </w:pPr>
      <w:r>
        <w:rPr>
          <w:rFonts w:hint="eastAsia"/>
          <w:lang w:val="en-US" w:eastAsia="zh-CN"/>
        </w:rPr>
        <w:t>&lt;REMARK&gt;面客岗&lt;/REMARK&gt;</w:t>
      </w:r>
      <w:r>
        <w:br w:type="textWrapping"/>
      </w:r>
      <w:r>
        <w:t>        &lt;QLITS&gt;</w:t>
      </w:r>
      <w:r>
        <w:br w:type="textWrapping"/>
      </w:r>
      <w:r>
        <w:t>        </w:t>
      </w:r>
      <w:r>
        <w:tab/>
      </w:r>
      <w:r>
        <w:tab/>
      </w:r>
      <w:r>
        <w:t>&lt;QLIT&gt;</w:t>
      </w:r>
      <w:r>
        <w:br w:type="textWrapping"/>
      </w:r>
      <w:r>
        <w:t>        </w:t>
      </w:r>
      <w:r>
        <w:tab/>
      </w:r>
      <w:r>
        <w:tab/>
      </w:r>
      <w:r>
        <w:tab/>
      </w:r>
      <w:r>
        <w:t>&lt;QID&gt;101&lt;/QID&gt;</w:t>
      </w:r>
      <w:r>
        <w:br w:type="textWrapping"/>
      </w:r>
      <w:r>
        <w:t>        </w:t>
      </w:r>
      <w:r>
        <w:tab/>
      </w:r>
      <w:r>
        <w:tab/>
      </w:r>
      <w:r>
        <w:tab/>
      </w:r>
      <w:r>
        <w:rPr>
          <w:rFonts w:hint="eastAsia"/>
        </w:rPr>
        <w:t>&lt;QNAME&gt;出港服务&lt;/QNAME&gt;</w:t>
      </w:r>
      <w:r>
        <w:br w:type="textWrapping"/>
      </w:r>
      <w:r>
        <w:t>        </w:t>
      </w:r>
      <w:r>
        <w:tab/>
      </w:r>
      <w:r>
        <w:tab/>
      </w:r>
      <w:r>
        <w:t>&lt;/QLIT&gt;</w:t>
      </w:r>
      <w:r>
        <w:br w:type="textWrapping"/>
      </w:r>
      <w:r>
        <w:t>        </w:t>
      </w:r>
      <w:r>
        <w:tab/>
      </w:r>
      <w:r>
        <w:tab/>
      </w:r>
      <w:r>
        <w:t>&lt;QLIT&gt;</w:t>
      </w:r>
      <w:r>
        <w:br w:type="textWrapping"/>
      </w:r>
      <w:r>
        <w:t>        </w:t>
      </w:r>
      <w:r>
        <w:tab/>
      </w:r>
      <w:r>
        <w:tab/>
      </w:r>
      <w:r>
        <w:tab/>
      </w:r>
      <w:r>
        <w:t>&lt;QID&gt;102&lt;/QID&gt;</w:t>
      </w:r>
      <w:r>
        <w:br w:type="textWrapping"/>
      </w:r>
      <w:r>
        <w:t>        </w:t>
      </w:r>
      <w:r>
        <w:tab/>
      </w:r>
      <w:r>
        <w:tab/>
      </w:r>
      <w:r>
        <w:tab/>
      </w:r>
      <w:r>
        <w:rPr>
          <w:rFonts w:hint="eastAsia"/>
        </w:rPr>
        <w:t>&lt;QNAME&gt;进港服务&lt;/QNAME&gt;</w:t>
      </w:r>
      <w:r>
        <w:br w:type="textWrapping"/>
      </w:r>
      <w:r>
        <w:t>        </w:t>
      </w:r>
      <w:r>
        <w:tab/>
      </w:r>
      <w:r>
        <w:tab/>
      </w:r>
      <w:r>
        <w:t>&lt;/QLIT&gt;</w:t>
      </w:r>
      <w:r>
        <w:br w:type="textWrapping"/>
      </w:r>
      <w:r>
        <w:t>        &lt;/QLITS&gt;</w:t>
      </w:r>
      <w:r>
        <w:br w:type="textWrapping"/>
      </w:r>
      <w:r>
        <w:t>    &lt;/EMPL&gt;</w:t>
      </w:r>
      <w:r>
        <w:br w:type="textWrapping"/>
      </w:r>
      <w:r>
        <w:t xml:space="preserve">&lt;/MSG&gt; </w:t>
      </w:r>
    </w:p>
    <w:p w14:paraId="1F00842A">
      <w:pPr>
        <w:pStyle w:val="7"/>
        <w:widowControl w:val="0"/>
        <w:spacing w:line="360" w:lineRule="auto"/>
        <w:jc w:val="both"/>
        <w:rPr>
          <w:rFonts w:ascii="宋体"/>
          <w:sz w:val="28"/>
          <w:szCs w:val="30"/>
        </w:rPr>
      </w:pPr>
      <w:bookmarkStart w:id="18" w:name="_Toc422474382"/>
      <w:r>
        <w:rPr>
          <w:rFonts w:hint="eastAsia" w:ascii="宋体" w:hAnsi="宋体"/>
          <w:sz w:val="28"/>
          <w:szCs w:val="30"/>
        </w:rPr>
        <w:t>员工信息变更事件（</w:t>
      </w:r>
      <w:r>
        <w:rPr>
          <w:rFonts w:ascii="宋体" w:hAnsi="宋体"/>
          <w:sz w:val="28"/>
          <w:szCs w:val="30"/>
        </w:rPr>
        <w:t>EPUE</w:t>
      </w:r>
      <w:r>
        <w:rPr>
          <w:rFonts w:hint="eastAsia" w:ascii="宋体" w:hAnsi="宋体"/>
          <w:sz w:val="28"/>
          <w:szCs w:val="30"/>
        </w:rPr>
        <w:t>）</w:t>
      </w:r>
      <w:bookmarkEnd w:id="18"/>
    </w:p>
    <w:p w14:paraId="35194DC2">
      <w:pPr>
        <w:pStyle w:val="8"/>
        <w:widowControl w:val="0"/>
        <w:spacing w:line="360" w:lineRule="auto"/>
        <w:jc w:val="both"/>
        <w:rPr>
          <w:rFonts w:ascii="宋体"/>
          <w:szCs w:val="30"/>
        </w:rPr>
      </w:pPr>
      <w:r>
        <w:rPr>
          <w:rFonts w:ascii="宋体" w:hAnsi="宋体"/>
          <w:szCs w:val="30"/>
        </w:rPr>
        <w:t>EPUE</w:t>
      </w:r>
      <w:r>
        <w:rPr>
          <w:rFonts w:hint="eastAsia" w:ascii="宋体" w:hAnsi="宋体"/>
          <w:szCs w:val="30"/>
        </w:rPr>
        <w:t>消息说明</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6392"/>
      </w:tblGrid>
      <w:tr w14:paraId="0B3E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60F56643">
            <w:pPr>
              <w:spacing w:before="156" w:beforeLines="50" w:line="300" w:lineRule="auto"/>
              <w:rPr>
                <w:sz w:val="18"/>
                <w:szCs w:val="18"/>
              </w:rPr>
            </w:pPr>
            <w:r>
              <w:rPr>
                <w:rFonts w:hint="eastAsia"/>
                <w:sz w:val="18"/>
                <w:szCs w:val="18"/>
              </w:rPr>
              <w:t>消息类型</w:t>
            </w:r>
            <w:r>
              <w:rPr>
                <w:sz w:val="18"/>
                <w:szCs w:val="18"/>
              </w:rPr>
              <w:t>TYPE</w:t>
            </w:r>
          </w:p>
        </w:tc>
        <w:tc>
          <w:tcPr>
            <w:tcW w:w="6392" w:type="dxa"/>
          </w:tcPr>
          <w:p w14:paraId="56333A0D">
            <w:pPr>
              <w:spacing w:before="156" w:beforeLines="50" w:line="300" w:lineRule="auto"/>
              <w:rPr>
                <w:b/>
                <w:sz w:val="18"/>
                <w:szCs w:val="18"/>
              </w:rPr>
            </w:pPr>
            <w:r>
              <w:rPr>
                <w:b/>
                <w:sz w:val="18"/>
                <w:szCs w:val="18"/>
              </w:rPr>
              <w:t>EPUE</w:t>
            </w:r>
          </w:p>
        </w:tc>
      </w:tr>
      <w:tr w14:paraId="4AB9C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0370DFE4">
            <w:pPr>
              <w:spacing w:before="156" w:beforeLines="50" w:line="300" w:lineRule="auto"/>
              <w:rPr>
                <w:sz w:val="18"/>
                <w:szCs w:val="18"/>
              </w:rPr>
            </w:pPr>
            <w:r>
              <w:rPr>
                <w:rFonts w:hint="eastAsia"/>
                <w:sz w:val="18"/>
                <w:szCs w:val="18"/>
              </w:rPr>
              <w:t>应用场景及说明</w:t>
            </w:r>
          </w:p>
        </w:tc>
        <w:tc>
          <w:tcPr>
            <w:tcW w:w="6392" w:type="dxa"/>
          </w:tcPr>
          <w:p w14:paraId="637FFAB5">
            <w:pPr>
              <w:widowControl w:val="0"/>
              <w:numPr>
                <w:ilvl w:val="0"/>
                <w:numId w:val="2"/>
              </w:numPr>
              <w:spacing w:before="156" w:beforeLines="50" w:line="300" w:lineRule="auto"/>
              <w:jc w:val="both"/>
              <w:rPr>
                <w:sz w:val="18"/>
                <w:szCs w:val="18"/>
              </w:rPr>
            </w:pPr>
            <w:r>
              <w:rPr>
                <w:rFonts w:hint="eastAsia"/>
                <w:sz w:val="18"/>
                <w:szCs w:val="18"/>
              </w:rPr>
              <w:t>排班信息系统向其它接入系统传送变更的员工信息信息</w:t>
            </w:r>
          </w:p>
          <w:p w14:paraId="4C1C0021">
            <w:pPr>
              <w:widowControl w:val="0"/>
              <w:numPr>
                <w:ilvl w:val="0"/>
                <w:numId w:val="2"/>
              </w:numPr>
              <w:spacing w:before="156" w:beforeLines="50" w:line="300" w:lineRule="auto"/>
              <w:jc w:val="both"/>
              <w:rPr>
                <w:sz w:val="18"/>
                <w:szCs w:val="18"/>
              </w:rPr>
            </w:pPr>
            <w:r>
              <w:rPr>
                <w:rFonts w:hint="eastAsia"/>
                <w:sz w:val="18"/>
                <w:szCs w:val="18"/>
              </w:rPr>
              <w:t>消息大类型属于</w:t>
            </w:r>
            <w:r>
              <w:rPr>
                <w:sz w:val="18"/>
                <w:szCs w:val="18"/>
              </w:rPr>
              <w:t>PBME</w:t>
            </w:r>
            <w:r>
              <w:rPr>
                <w:rFonts w:hint="eastAsia"/>
                <w:sz w:val="18"/>
                <w:szCs w:val="18"/>
              </w:rPr>
              <w:t>，可以按照</w:t>
            </w:r>
            <w:r>
              <w:rPr>
                <w:sz w:val="18"/>
                <w:szCs w:val="18"/>
              </w:rPr>
              <w:t>PBME</w:t>
            </w:r>
            <w:r>
              <w:rPr>
                <w:rFonts w:hint="eastAsia"/>
                <w:sz w:val="18"/>
                <w:szCs w:val="18"/>
              </w:rPr>
              <w:t>来处理</w:t>
            </w:r>
          </w:p>
        </w:tc>
      </w:tr>
      <w:tr w14:paraId="0D356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79177F9A">
            <w:pPr>
              <w:spacing w:before="156" w:beforeLines="50" w:line="300" w:lineRule="auto"/>
              <w:rPr>
                <w:sz w:val="18"/>
                <w:szCs w:val="18"/>
              </w:rPr>
            </w:pPr>
            <w:r>
              <w:rPr>
                <w:rFonts w:hint="eastAsia"/>
                <w:sz w:val="18"/>
                <w:szCs w:val="18"/>
              </w:rPr>
              <w:t>优先级别</w:t>
            </w:r>
          </w:p>
        </w:tc>
        <w:tc>
          <w:tcPr>
            <w:tcW w:w="6392" w:type="dxa"/>
          </w:tcPr>
          <w:p w14:paraId="6B7ED3D5">
            <w:pPr>
              <w:spacing w:before="156" w:beforeLines="50" w:line="300" w:lineRule="auto"/>
              <w:rPr>
                <w:sz w:val="18"/>
                <w:szCs w:val="18"/>
              </w:rPr>
            </w:pPr>
            <w:r>
              <w:rPr>
                <w:sz w:val="18"/>
                <w:szCs w:val="18"/>
              </w:rPr>
              <w:t>4</w:t>
            </w:r>
          </w:p>
        </w:tc>
      </w:tr>
      <w:tr w14:paraId="1B2A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46D48FAA">
            <w:pPr>
              <w:spacing w:before="156" w:beforeLines="50" w:line="300" w:lineRule="auto"/>
              <w:rPr>
                <w:sz w:val="18"/>
                <w:szCs w:val="18"/>
              </w:rPr>
            </w:pPr>
            <w:r>
              <w:rPr>
                <w:rFonts w:hint="eastAsia"/>
                <w:sz w:val="18"/>
                <w:szCs w:val="18"/>
              </w:rPr>
              <w:t>发送源</w:t>
            </w:r>
          </w:p>
        </w:tc>
        <w:tc>
          <w:tcPr>
            <w:tcW w:w="6392" w:type="dxa"/>
          </w:tcPr>
          <w:p w14:paraId="10ADBD8E">
            <w:pPr>
              <w:spacing w:before="156" w:beforeLines="50" w:line="300" w:lineRule="auto"/>
              <w:rPr>
                <w:sz w:val="18"/>
                <w:szCs w:val="18"/>
              </w:rPr>
            </w:pPr>
          </w:p>
        </w:tc>
      </w:tr>
    </w:tbl>
    <w:p w14:paraId="3AEE941E">
      <w:pPr>
        <w:pStyle w:val="8"/>
        <w:widowControl w:val="0"/>
        <w:spacing w:line="360" w:lineRule="auto"/>
        <w:jc w:val="both"/>
        <w:rPr>
          <w:rFonts w:ascii="宋体"/>
          <w:szCs w:val="30"/>
        </w:rPr>
      </w:pPr>
      <w:r>
        <w:rPr>
          <w:rFonts w:ascii="宋体" w:hAnsi="宋体"/>
          <w:szCs w:val="30"/>
        </w:rPr>
        <w:t>EPUE</w:t>
      </w:r>
      <w:r>
        <w:rPr>
          <w:rFonts w:hint="eastAsia" w:ascii="宋体" w:hAnsi="宋体"/>
          <w:szCs w:val="30"/>
        </w:rPr>
        <w:t>消息标签</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620"/>
        <w:gridCol w:w="1620"/>
        <w:gridCol w:w="1260"/>
        <w:gridCol w:w="720"/>
        <w:gridCol w:w="1754"/>
      </w:tblGrid>
      <w:tr w14:paraId="2E34A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E0E0E0"/>
          </w:tcPr>
          <w:p w14:paraId="526D94A4">
            <w:pPr>
              <w:spacing w:before="156" w:beforeLines="50" w:line="300" w:lineRule="auto"/>
              <w:rPr>
                <w:sz w:val="18"/>
                <w:szCs w:val="18"/>
              </w:rPr>
            </w:pPr>
            <w:r>
              <w:rPr>
                <w:rFonts w:hint="eastAsia"/>
                <w:sz w:val="18"/>
                <w:szCs w:val="18"/>
              </w:rPr>
              <w:t>标签</w:t>
            </w:r>
            <w:r>
              <w:rPr>
                <w:sz w:val="18"/>
                <w:szCs w:val="18"/>
              </w:rPr>
              <w:t xml:space="preserve"> tag</w:t>
            </w:r>
          </w:p>
        </w:tc>
        <w:tc>
          <w:tcPr>
            <w:tcW w:w="1620" w:type="dxa"/>
            <w:shd w:val="clear" w:color="auto" w:fill="E0E0E0"/>
          </w:tcPr>
          <w:p w14:paraId="45FCCF54">
            <w:pPr>
              <w:spacing w:before="156" w:beforeLines="50" w:line="300" w:lineRule="auto"/>
              <w:rPr>
                <w:sz w:val="18"/>
                <w:szCs w:val="18"/>
              </w:rPr>
            </w:pPr>
            <w:r>
              <w:rPr>
                <w:rFonts w:hint="eastAsia"/>
                <w:sz w:val="18"/>
                <w:szCs w:val="18"/>
              </w:rPr>
              <w:t>说明（是否必须，</w:t>
            </w:r>
            <w:r>
              <w:rPr>
                <w:sz w:val="18"/>
                <w:szCs w:val="18"/>
              </w:rPr>
              <w:t>M</w:t>
            </w:r>
            <w:r>
              <w:rPr>
                <w:rFonts w:hint="eastAsia"/>
                <w:sz w:val="18"/>
                <w:szCs w:val="18"/>
              </w:rPr>
              <w:t>代表必须，</w:t>
            </w:r>
            <w:r>
              <w:rPr>
                <w:sz w:val="18"/>
                <w:szCs w:val="18"/>
              </w:rPr>
              <w:t>O</w:t>
            </w:r>
            <w:r>
              <w:rPr>
                <w:rFonts w:hint="eastAsia"/>
                <w:sz w:val="18"/>
                <w:szCs w:val="18"/>
              </w:rPr>
              <w:t>代表可选）</w:t>
            </w:r>
          </w:p>
        </w:tc>
        <w:tc>
          <w:tcPr>
            <w:tcW w:w="1620" w:type="dxa"/>
            <w:shd w:val="clear" w:color="auto" w:fill="E0E0E0"/>
          </w:tcPr>
          <w:p w14:paraId="6B93436E">
            <w:pPr>
              <w:spacing w:before="156" w:beforeLines="50" w:line="300" w:lineRule="auto"/>
              <w:rPr>
                <w:sz w:val="18"/>
                <w:szCs w:val="18"/>
              </w:rPr>
            </w:pPr>
            <w:r>
              <w:rPr>
                <w:rFonts w:hint="eastAsia"/>
                <w:sz w:val="18"/>
                <w:szCs w:val="18"/>
              </w:rPr>
              <w:t>值类型和宽度</w:t>
            </w:r>
          </w:p>
        </w:tc>
        <w:tc>
          <w:tcPr>
            <w:tcW w:w="1260" w:type="dxa"/>
            <w:shd w:val="clear" w:color="auto" w:fill="E0E0E0"/>
          </w:tcPr>
          <w:p w14:paraId="078EEEB8">
            <w:pPr>
              <w:spacing w:before="156" w:beforeLines="50" w:line="300" w:lineRule="auto"/>
              <w:rPr>
                <w:sz w:val="18"/>
                <w:szCs w:val="18"/>
              </w:rPr>
            </w:pPr>
            <w:r>
              <w:rPr>
                <w:rFonts w:hint="eastAsia"/>
                <w:sz w:val="18"/>
                <w:szCs w:val="18"/>
              </w:rPr>
              <w:t>取值范围</w:t>
            </w:r>
          </w:p>
        </w:tc>
        <w:tc>
          <w:tcPr>
            <w:tcW w:w="720" w:type="dxa"/>
            <w:shd w:val="clear" w:color="auto" w:fill="E0E0E0"/>
          </w:tcPr>
          <w:p w14:paraId="28B2A377">
            <w:pPr>
              <w:spacing w:before="156" w:beforeLines="50" w:line="300" w:lineRule="auto"/>
              <w:rPr>
                <w:sz w:val="18"/>
                <w:szCs w:val="18"/>
              </w:rPr>
            </w:pPr>
            <w:r>
              <w:rPr>
                <w:rFonts w:hint="eastAsia"/>
                <w:sz w:val="18"/>
                <w:szCs w:val="18"/>
              </w:rPr>
              <w:t>样例</w:t>
            </w:r>
          </w:p>
        </w:tc>
        <w:tc>
          <w:tcPr>
            <w:tcW w:w="1754" w:type="dxa"/>
            <w:shd w:val="clear" w:color="auto" w:fill="E0E0E0"/>
          </w:tcPr>
          <w:p w14:paraId="54D9F874">
            <w:pPr>
              <w:spacing w:before="156" w:beforeLines="50" w:line="300" w:lineRule="auto"/>
              <w:rPr>
                <w:sz w:val="18"/>
                <w:szCs w:val="18"/>
              </w:rPr>
            </w:pPr>
            <w:r>
              <w:rPr>
                <w:rFonts w:hint="eastAsia"/>
                <w:sz w:val="18"/>
                <w:szCs w:val="18"/>
              </w:rPr>
              <w:t>备注</w:t>
            </w:r>
          </w:p>
        </w:tc>
      </w:tr>
      <w:tr w14:paraId="40F56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1922C4BD">
            <w:pPr>
              <w:spacing w:before="156" w:beforeLines="50" w:line="300" w:lineRule="auto"/>
              <w:rPr>
                <w:sz w:val="18"/>
                <w:szCs w:val="18"/>
              </w:rPr>
            </w:pPr>
            <w:r>
              <w:rPr>
                <w:rFonts w:hint="eastAsia"/>
                <w:sz w:val="18"/>
                <w:szCs w:val="18"/>
              </w:rPr>
              <w:t>消息头</w:t>
            </w:r>
          </w:p>
        </w:tc>
        <w:tc>
          <w:tcPr>
            <w:tcW w:w="1620" w:type="dxa"/>
            <w:shd w:val="clear" w:color="auto" w:fill="CCFFCC"/>
          </w:tcPr>
          <w:p w14:paraId="3FF9C5DF">
            <w:pPr>
              <w:spacing w:before="156" w:beforeLines="50" w:line="300" w:lineRule="auto"/>
              <w:rPr>
                <w:sz w:val="18"/>
                <w:szCs w:val="18"/>
              </w:rPr>
            </w:pPr>
          </w:p>
        </w:tc>
        <w:tc>
          <w:tcPr>
            <w:tcW w:w="1620" w:type="dxa"/>
            <w:shd w:val="clear" w:color="auto" w:fill="CCFFCC"/>
          </w:tcPr>
          <w:p w14:paraId="553B445C">
            <w:pPr>
              <w:spacing w:before="156" w:beforeLines="50" w:line="300" w:lineRule="auto"/>
              <w:rPr>
                <w:sz w:val="18"/>
                <w:szCs w:val="18"/>
              </w:rPr>
            </w:pPr>
          </w:p>
        </w:tc>
        <w:tc>
          <w:tcPr>
            <w:tcW w:w="1260" w:type="dxa"/>
            <w:shd w:val="clear" w:color="auto" w:fill="CCFFCC"/>
          </w:tcPr>
          <w:p w14:paraId="1755692D">
            <w:pPr>
              <w:spacing w:before="156" w:beforeLines="50" w:line="300" w:lineRule="auto"/>
              <w:rPr>
                <w:sz w:val="18"/>
                <w:szCs w:val="18"/>
              </w:rPr>
            </w:pPr>
          </w:p>
        </w:tc>
        <w:tc>
          <w:tcPr>
            <w:tcW w:w="720" w:type="dxa"/>
            <w:shd w:val="clear" w:color="auto" w:fill="CCFFCC"/>
          </w:tcPr>
          <w:p w14:paraId="443CA1AD">
            <w:pPr>
              <w:spacing w:before="156" w:beforeLines="50" w:line="300" w:lineRule="auto"/>
              <w:rPr>
                <w:sz w:val="18"/>
                <w:szCs w:val="18"/>
              </w:rPr>
            </w:pPr>
          </w:p>
        </w:tc>
        <w:tc>
          <w:tcPr>
            <w:tcW w:w="1754" w:type="dxa"/>
            <w:shd w:val="clear" w:color="auto" w:fill="CCFFCC"/>
          </w:tcPr>
          <w:p w14:paraId="6F582E09">
            <w:pPr>
              <w:spacing w:before="156" w:beforeLines="50" w:line="300" w:lineRule="auto"/>
              <w:rPr>
                <w:sz w:val="18"/>
                <w:szCs w:val="18"/>
              </w:rPr>
            </w:pPr>
          </w:p>
        </w:tc>
      </w:tr>
      <w:tr w14:paraId="00742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AAB79DC">
            <w:pPr>
              <w:spacing w:before="156" w:beforeLines="50" w:line="300" w:lineRule="auto"/>
              <w:rPr>
                <w:sz w:val="18"/>
                <w:szCs w:val="18"/>
              </w:rPr>
            </w:pPr>
            <w:r>
              <w:rPr>
                <w:sz w:val="18"/>
                <w:szCs w:val="18"/>
              </w:rPr>
              <w:t>&lt;MSG&gt;</w:t>
            </w:r>
          </w:p>
        </w:tc>
        <w:tc>
          <w:tcPr>
            <w:tcW w:w="1620" w:type="dxa"/>
          </w:tcPr>
          <w:p w14:paraId="3DC1CAFC">
            <w:pPr>
              <w:spacing w:before="156" w:beforeLines="50" w:line="300" w:lineRule="auto"/>
              <w:rPr>
                <w:sz w:val="18"/>
                <w:szCs w:val="18"/>
              </w:rPr>
            </w:pPr>
            <w:r>
              <w:rPr>
                <w:rFonts w:hint="eastAsia"/>
                <w:sz w:val="18"/>
                <w:szCs w:val="18"/>
              </w:rPr>
              <w:t>根标签</w:t>
            </w:r>
            <w:r>
              <w:rPr>
                <w:sz w:val="18"/>
                <w:szCs w:val="18"/>
              </w:rPr>
              <w:t>M</w:t>
            </w:r>
          </w:p>
        </w:tc>
        <w:tc>
          <w:tcPr>
            <w:tcW w:w="1620" w:type="dxa"/>
          </w:tcPr>
          <w:p w14:paraId="2B6ED227">
            <w:pPr>
              <w:spacing w:before="156" w:beforeLines="50" w:line="300" w:lineRule="auto"/>
              <w:rPr>
                <w:sz w:val="18"/>
                <w:szCs w:val="18"/>
              </w:rPr>
            </w:pPr>
            <w:r>
              <w:rPr>
                <w:sz w:val="18"/>
                <w:szCs w:val="18"/>
              </w:rPr>
              <w:t>N/A</w:t>
            </w:r>
          </w:p>
        </w:tc>
        <w:tc>
          <w:tcPr>
            <w:tcW w:w="1260" w:type="dxa"/>
          </w:tcPr>
          <w:p w14:paraId="22D72565">
            <w:pPr>
              <w:spacing w:before="156" w:beforeLines="50" w:line="300" w:lineRule="auto"/>
              <w:rPr>
                <w:sz w:val="18"/>
                <w:szCs w:val="18"/>
              </w:rPr>
            </w:pPr>
            <w:r>
              <w:rPr>
                <w:sz w:val="18"/>
                <w:szCs w:val="18"/>
              </w:rPr>
              <w:t>N/A</w:t>
            </w:r>
          </w:p>
        </w:tc>
        <w:tc>
          <w:tcPr>
            <w:tcW w:w="720" w:type="dxa"/>
          </w:tcPr>
          <w:p w14:paraId="10562E5C">
            <w:pPr>
              <w:spacing w:before="156" w:beforeLines="50" w:line="300" w:lineRule="auto"/>
              <w:rPr>
                <w:sz w:val="18"/>
                <w:szCs w:val="18"/>
              </w:rPr>
            </w:pPr>
            <w:r>
              <w:rPr>
                <w:sz w:val="18"/>
                <w:szCs w:val="18"/>
              </w:rPr>
              <w:t>N/A</w:t>
            </w:r>
          </w:p>
        </w:tc>
        <w:tc>
          <w:tcPr>
            <w:tcW w:w="1754" w:type="dxa"/>
          </w:tcPr>
          <w:p w14:paraId="5E40F62B">
            <w:pPr>
              <w:spacing w:before="156" w:beforeLines="50" w:line="300" w:lineRule="auto"/>
              <w:rPr>
                <w:sz w:val="18"/>
                <w:szCs w:val="18"/>
              </w:rPr>
            </w:pPr>
            <w:r>
              <w:rPr>
                <w:sz w:val="18"/>
                <w:szCs w:val="18"/>
              </w:rPr>
              <w:t>N/A</w:t>
            </w:r>
          </w:p>
        </w:tc>
      </w:tr>
      <w:tr w14:paraId="65C3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8BD5830">
            <w:pPr>
              <w:spacing w:before="156" w:beforeLines="50" w:line="300" w:lineRule="auto"/>
              <w:rPr>
                <w:sz w:val="18"/>
                <w:szCs w:val="18"/>
              </w:rPr>
            </w:pPr>
            <w:r>
              <w:rPr>
                <w:sz w:val="18"/>
                <w:szCs w:val="18"/>
              </w:rPr>
              <w:t>&lt;META&gt;</w:t>
            </w:r>
          </w:p>
        </w:tc>
        <w:tc>
          <w:tcPr>
            <w:tcW w:w="1620" w:type="dxa"/>
          </w:tcPr>
          <w:p w14:paraId="6D294063">
            <w:pPr>
              <w:spacing w:before="156" w:beforeLines="50" w:line="300" w:lineRule="auto"/>
              <w:rPr>
                <w:sz w:val="18"/>
                <w:szCs w:val="18"/>
              </w:rPr>
            </w:pPr>
            <w:r>
              <w:rPr>
                <w:rFonts w:hint="eastAsia"/>
                <w:sz w:val="18"/>
                <w:szCs w:val="18"/>
              </w:rPr>
              <w:t>消息头标签</w:t>
            </w:r>
            <w:r>
              <w:rPr>
                <w:sz w:val="18"/>
                <w:szCs w:val="18"/>
              </w:rPr>
              <w:t>M</w:t>
            </w:r>
          </w:p>
        </w:tc>
        <w:tc>
          <w:tcPr>
            <w:tcW w:w="1620" w:type="dxa"/>
          </w:tcPr>
          <w:p w14:paraId="07AEDD50">
            <w:pPr>
              <w:spacing w:before="156" w:beforeLines="50" w:line="300" w:lineRule="auto"/>
              <w:rPr>
                <w:sz w:val="18"/>
                <w:szCs w:val="18"/>
              </w:rPr>
            </w:pPr>
            <w:r>
              <w:rPr>
                <w:sz w:val="18"/>
                <w:szCs w:val="18"/>
              </w:rPr>
              <w:t>N/A</w:t>
            </w:r>
          </w:p>
        </w:tc>
        <w:tc>
          <w:tcPr>
            <w:tcW w:w="1260" w:type="dxa"/>
          </w:tcPr>
          <w:p w14:paraId="5A35098F">
            <w:pPr>
              <w:spacing w:before="156" w:beforeLines="50" w:line="300" w:lineRule="auto"/>
              <w:rPr>
                <w:sz w:val="18"/>
                <w:szCs w:val="18"/>
              </w:rPr>
            </w:pPr>
            <w:r>
              <w:rPr>
                <w:sz w:val="18"/>
                <w:szCs w:val="18"/>
              </w:rPr>
              <w:t>N/A</w:t>
            </w:r>
          </w:p>
        </w:tc>
        <w:tc>
          <w:tcPr>
            <w:tcW w:w="720" w:type="dxa"/>
          </w:tcPr>
          <w:p w14:paraId="590972CB">
            <w:pPr>
              <w:spacing w:before="156" w:beforeLines="50" w:line="300" w:lineRule="auto"/>
              <w:rPr>
                <w:sz w:val="18"/>
                <w:szCs w:val="18"/>
              </w:rPr>
            </w:pPr>
            <w:r>
              <w:rPr>
                <w:sz w:val="18"/>
                <w:szCs w:val="18"/>
              </w:rPr>
              <w:t>N/A</w:t>
            </w:r>
          </w:p>
        </w:tc>
        <w:tc>
          <w:tcPr>
            <w:tcW w:w="1754" w:type="dxa"/>
          </w:tcPr>
          <w:p w14:paraId="0E06D012">
            <w:pPr>
              <w:spacing w:before="156" w:beforeLines="50" w:line="300" w:lineRule="auto"/>
              <w:rPr>
                <w:sz w:val="18"/>
                <w:szCs w:val="18"/>
              </w:rPr>
            </w:pPr>
            <w:r>
              <w:rPr>
                <w:sz w:val="18"/>
                <w:szCs w:val="18"/>
              </w:rPr>
              <w:t>N/A</w:t>
            </w:r>
          </w:p>
        </w:tc>
      </w:tr>
      <w:tr w14:paraId="1982B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530B16D">
            <w:pPr>
              <w:spacing w:before="156" w:beforeLines="50" w:line="300" w:lineRule="auto"/>
              <w:rPr>
                <w:sz w:val="18"/>
                <w:szCs w:val="18"/>
              </w:rPr>
            </w:pPr>
            <w:r>
              <w:rPr>
                <w:sz w:val="18"/>
                <w:szCs w:val="18"/>
              </w:rPr>
              <w:t>&lt;SNDR&gt;</w:t>
            </w:r>
          </w:p>
        </w:tc>
        <w:tc>
          <w:tcPr>
            <w:tcW w:w="1620" w:type="dxa"/>
          </w:tcPr>
          <w:p w14:paraId="20B4D9D8">
            <w:pPr>
              <w:spacing w:before="156" w:beforeLines="50" w:line="300" w:lineRule="auto"/>
              <w:rPr>
                <w:sz w:val="18"/>
                <w:szCs w:val="18"/>
              </w:rPr>
            </w:pPr>
            <w:r>
              <w:rPr>
                <w:rFonts w:hint="eastAsia"/>
                <w:sz w:val="18"/>
                <w:szCs w:val="18"/>
              </w:rPr>
              <w:t>消息发送者</w:t>
            </w:r>
            <w:r>
              <w:rPr>
                <w:sz w:val="18"/>
                <w:szCs w:val="18"/>
              </w:rPr>
              <w:t>M</w:t>
            </w:r>
          </w:p>
        </w:tc>
        <w:tc>
          <w:tcPr>
            <w:tcW w:w="1620" w:type="dxa"/>
          </w:tcPr>
          <w:p w14:paraId="05DCF3E1">
            <w:pPr>
              <w:spacing w:before="156" w:beforeLines="50" w:line="300" w:lineRule="auto"/>
              <w:rPr>
                <w:sz w:val="18"/>
                <w:szCs w:val="18"/>
              </w:rPr>
            </w:pPr>
            <w:r>
              <w:rPr>
                <w:sz w:val="18"/>
                <w:szCs w:val="18"/>
              </w:rPr>
              <w:t>S{1-4}</w:t>
            </w:r>
          </w:p>
        </w:tc>
        <w:tc>
          <w:tcPr>
            <w:tcW w:w="1260" w:type="dxa"/>
          </w:tcPr>
          <w:p w14:paraId="454DEEC3">
            <w:pPr>
              <w:spacing w:before="156" w:beforeLines="50" w:line="300" w:lineRule="auto"/>
              <w:rPr>
                <w:sz w:val="18"/>
                <w:szCs w:val="18"/>
              </w:rPr>
            </w:pPr>
            <w:r>
              <w:rPr>
                <w:sz w:val="18"/>
                <w:szCs w:val="18"/>
              </w:rPr>
              <w:t>[0-9][a-z][A-Z]</w:t>
            </w:r>
          </w:p>
        </w:tc>
        <w:tc>
          <w:tcPr>
            <w:tcW w:w="720" w:type="dxa"/>
          </w:tcPr>
          <w:p w14:paraId="0093B63B">
            <w:pPr>
              <w:spacing w:before="156" w:beforeLines="50" w:line="300" w:lineRule="auto"/>
              <w:rPr>
                <w:sz w:val="18"/>
                <w:szCs w:val="18"/>
              </w:rPr>
            </w:pPr>
            <w:r>
              <w:rPr>
                <w:rFonts w:hint="eastAsia"/>
                <w:sz w:val="18"/>
                <w:szCs w:val="18"/>
              </w:rPr>
              <w:t>SCMS</w:t>
            </w:r>
          </w:p>
        </w:tc>
        <w:tc>
          <w:tcPr>
            <w:tcW w:w="1754" w:type="dxa"/>
          </w:tcPr>
          <w:p w14:paraId="13121C89">
            <w:pPr>
              <w:spacing w:before="156" w:beforeLines="50" w:line="300" w:lineRule="auto"/>
              <w:rPr>
                <w:sz w:val="18"/>
                <w:szCs w:val="18"/>
              </w:rPr>
            </w:pPr>
            <w:r>
              <w:rPr>
                <w:rFonts w:hint="eastAsia"/>
                <w:sz w:val="18"/>
                <w:szCs w:val="18"/>
              </w:rPr>
              <w:t>由集成方统一定义</w:t>
            </w:r>
          </w:p>
        </w:tc>
      </w:tr>
      <w:tr w14:paraId="7155B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87D753F">
            <w:pPr>
              <w:spacing w:before="156" w:beforeLines="50" w:line="300" w:lineRule="auto"/>
              <w:rPr>
                <w:sz w:val="18"/>
                <w:szCs w:val="18"/>
              </w:rPr>
            </w:pPr>
            <w:r>
              <w:rPr>
                <w:sz w:val="18"/>
                <w:szCs w:val="18"/>
              </w:rPr>
              <w:t>&lt;RCVR&gt;</w:t>
            </w:r>
          </w:p>
        </w:tc>
        <w:tc>
          <w:tcPr>
            <w:tcW w:w="1620" w:type="dxa"/>
          </w:tcPr>
          <w:p w14:paraId="54590DDC">
            <w:pPr>
              <w:spacing w:before="156" w:beforeLines="50" w:line="300" w:lineRule="auto"/>
              <w:rPr>
                <w:sz w:val="18"/>
                <w:szCs w:val="18"/>
              </w:rPr>
            </w:pPr>
            <w:r>
              <w:rPr>
                <w:rFonts w:hint="eastAsia"/>
                <w:sz w:val="18"/>
                <w:szCs w:val="18"/>
              </w:rPr>
              <w:t>消息接收者</w:t>
            </w:r>
            <w:r>
              <w:rPr>
                <w:sz w:val="18"/>
                <w:szCs w:val="18"/>
              </w:rPr>
              <w:t>M</w:t>
            </w:r>
          </w:p>
        </w:tc>
        <w:tc>
          <w:tcPr>
            <w:tcW w:w="1620" w:type="dxa"/>
          </w:tcPr>
          <w:p w14:paraId="35D1C412">
            <w:pPr>
              <w:spacing w:before="156" w:beforeLines="50" w:line="300" w:lineRule="auto"/>
              <w:rPr>
                <w:sz w:val="18"/>
                <w:szCs w:val="18"/>
              </w:rPr>
            </w:pPr>
            <w:r>
              <w:rPr>
                <w:sz w:val="18"/>
                <w:szCs w:val="18"/>
              </w:rPr>
              <w:t>S{1-4}</w:t>
            </w:r>
          </w:p>
        </w:tc>
        <w:tc>
          <w:tcPr>
            <w:tcW w:w="1260" w:type="dxa"/>
          </w:tcPr>
          <w:p w14:paraId="436B1FA6">
            <w:pPr>
              <w:spacing w:before="156" w:beforeLines="50" w:line="300" w:lineRule="auto"/>
              <w:rPr>
                <w:sz w:val="18"/>
                <w:szCs w:val="18"/>
              </w:rPr>
            </w:pPr>
            <w:r>
              <w:rPr>
                <w:sz w:val="18"/>
                <w:szCs w:val="18"/>
              </w:rPr>
              <w:t>[0-9][a-z][A-Z] | EMPTY</w:t>
            </w:r>
          </w:p>
        </w:tc>
        <w:tc>
          <w:tcPr>
            <w:tcW w:w="720" w:type="dxa"/>
          </w:tcPr>
          <w:p w14:paraId="1BD19EBF">
            <w:pPr>
              <w:spacing w:before="156" w:beforeLines="50" w:line="300" w:lineRule="auto"/>
              <w:rPr>
                <w:sz w:val="18"/>
                <w:szCs w:val="18"/>
              </w:rPr>
            </w:pPr>
            <w:r>
              <w:rPr>
                <w:sz w:val="18"/>
                <w:szCs w:val="18"/>
              </w:rPr>
              <w:t>OMMS</w:t>
            </w:r>
          </w:p>
        </w:tc>
        <w:tc>
          <w:tcPr>
            <w:tcW w:w="1754" w:type="dxa"/>
          </w:tcPr>
          <w:p w14:paraId="787CDA23">
            <w:pPr>
              <w:spacing w:before="156" w:beforeLines="50" w:line="300" w:lineRule="auto"/>
              <w:rPr>
                <w:sz w:val="18"/>
                <w:szCs w:val="18"/>
              </w:rPr>
            </w:pPr>
            <w:r>
              <w:rPr>
                <w:rFonts w:hint="eastAsia"/>
                <w:sz w:val="18"/>
                <w:szCs w:val="18"/>
              </w:rPr>
              <w:t>由集成方统一定义</w:t>
            </w:r>
          </w:p>
        </w:tc>
      </w:tr>
      <w:tr w14:paraId="6BB3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5F36182">
            <w:pPr>
              <w:spacing w:before="156" w:beforeLines="50" w:line="300" w:lineRule="auto"/>
              <w:rPr>
                <w:sz w:val="18"/>
                <w:szCs w:val="18"/>
              </w:rPr>
            </w:pPr>
            <w:r>
              <w:rPr>
                <w:sz w:val="18"/>
                <w:szCs w:val="18"/>
              </w:rPr>
              <w:t>&lt;SEQN&gt;</w:t>
            </w:r>
          </w:p>
        </w:tc>
        <w:tc>
          <w:tcPr>
            <w:tcW w:w="1620" w:type="dxa"/>
          </w:tcPr>
          <w:p w14:paraId="6576D51C">
            <w:pPr>
              <w:spacing w:before="156" w:beforeLines="50" w:line="300" w:lineRule="auto"/>
              <w:rPr>
                <w:sz w:val="18"/>
                <w:szCs w:val="18"/>
              </w:rPr>
            </w:pPr>
            <w:r>
              <w:rPr>
                <w:rFonts w:hint="eastAsia"/>
                <w:sz w:val="18"/>
                <w:szCs w:val="18"/>
              </w:rPr>
              <w:t>消息序号</w:t>
            </w:r>
            <w:r>
              <w:rPr>
                <w:sz w:val="18"/>
                <w:szCs w:val="18"/>
              </w:rPr>
              <w:t>M</w:t>
            </w:r>
          </w:p>
        </w:tc>
        <w:tc>
          <w:tcPr>
            <w:tcW w:w="1620" w:type="dxa"/>
          </w:tcPr>
          <w:p w14:paraId="5DA13F9C">
            <w:pPr>
              <w:spacing w:before="156" w:beforeLines="50" w:line="300" w:lineRule="auto"/>
              <w:rPr>
                <w:sz w:val="18"/>
                <w:szCs w:val="18"/>
              </w:rPr>
            </w:pPr>
            <w:r>
              <w:rPr>
                <w:sz w:val="18"/>
                <w:szCs w:val="18"/>
              </w:rPr>
              <w:t>N{1-6}</w:t>
            </w:r>
          </w:p>
        </w:tc>
        <w:tc>
          <w:tcPr>
            <w:tcW w:w="1260" w:type="dxa"/>
          </w:tcPr>
          <w:p w14:paraId="55C03826">
            <w:pPr>
              <w:spacing w:before="156" w:beforeLines="50" w:line="300" w:lineRule="auto"/>
              <w:rPr>
                <w:sz w:val="18"/>
                <w:szCs w:val="18"/>
              </w:rPr>
            </w:pPr>
            <w:r>
              <w:rPr>
                <w:sz w:val="18"/>
                <w:szCs w:val="18"/>
              </w:rPr>
              <w:t>1-999999</w:t>
            </w:r>
          </w:p>
        </w:tc>
        <w:tc>
          <w:tcPr>
            <w:tcW w:w="720" w:type="dxa"/>
          </w:tcPr>
          <w:p w14:paraId="4E8CDF99">
            <w:pPr>
              <w:spacing w:before="156" w:beforeLines="50" w:line="300" w:lineRule="auto"/>
              <w:rPr>
                <w:sz w:val="18"/>
                <w:szCs w:val="18"/>
              </w:rPr>
            </w:pPr>
            <w:r>
              <w:rPr>
                <w:sz w:val="18"/>
                <w:szCs w:val="18"/>
              </w:rPr>
              <w:t>1111</w:t>
            </w:r>
          </w:p>
        </w:tc>
        <w:tc>
          <w:tcPr>
            <w:tcW w:w="1754" w:type="dxa"/>
          </w:tcPr>
          <w:p w14:paraId="776021AC">
            <w:pPr>
              <w:spacing w:before="156" w:beforeLines="50" w:line="300" w:lineRule="auto"/>
              <w:rPr>
                <w:sz w:val="18"/>
                <w:szCs w:val="18"/>
              </w:rPr>
            </w:pPr>
            <w:r>
              <w:rPr>
                <w:rFonts w:hint="eastAsia"/>
                <w:sz w:val="18"/>
                <w:szCs w:val="18"/>
              </w:rPr>
              <w:t>取整数，最小值为１，最大值为</w:t>
            </w:r>
            <w:r>
              <w:rPr>
                <w:sz w:val="18"/>
                <w:szCs w:val="18"/>
              </w:rPr>
              <w:t>999999,</w:t>
            </w:r>
            <w:r>
              <w:rPr>
                <w:rFonts w:hint="eastAsia"/>
                <w:sz w:val="18"/>
                <w:szCs w:val="18"/>
              </w:rPr>
              <w:t>达到最大值时循环使用。</w:t>
            </w:r>
          </w:p>
        </w:tc>
      </w:tr>
      <w:tr w14:paraId="23EF0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BCBC0FE">
            <w:pPr>
              <w:spacing w:before="156" w:beforeLines="50" w:line="300" w:lineRule="auto"/>
              <w:rPr>
                <w:sz w:val="18"/>
                <w:szCs w:val="18"/>
              </w:rPr>
            </w:pPr>
            <w:r>
              <w:rPr>
                <w:sz w:val="18"/>
                <w:szCs w:val="18"/>
              </w:rPr>
              <w:t>&lt;DDTM&gt;</w:t>
            </w:r>
          </w:p>
        </w:tc>
        <w:tc>
          <w:tcPr>
            <w:tcW w:w="1620" w:type="dxa"/>
          </w:tcPr>
          <w:p w14:paraId="12DCD906">
            <w:pPr>
              <w:spacing w:before="156" w:beforeLines="50" w:line="300" w:lineRule="auto"/>
              <w:rPr>
                <w:sz w:val="18"/>
                <w:szCs w:val="18"/>
              </w:rPr>
            </w:pPr>
            <w:r>
              <w:rPr>
                <w:rFonts w:hint="eastAsia"/>
                <w:sz w:val="18"/>
                <w:szCs w:val="18"/>
              </w:rPr>
              <w:t>发送时间</w:t>
            </w:r>
            <w:r>
              <w:rPr>
                <w:sz w:val="18"/>
                <w:szCs w:val="18"/>
              </w:rPr>
              <w:t>M</w:t>
            </w:r>
          </w:p>
        </w:tc>
        <w:tc>
          <w:tcPr>
            <w:tcW w:w="1620" w:type="dxa"/>
          </w:tcPr>
          <w:p w14:paraId="7FC56C56">
            <w:pPr>
              <w:spacing w:before="156" w:beforeLines="50" w:line="300" w:lineRule="auto"/>
              <w:rPr>
                <w:sz w:val="18"/>
                <w:szCs w:val="18"/>
              </w:rPr>
            </w:pPr>
            <w:r>
              <w:rPr>
                <w:sz w:val="18"/>
                <w:szCs w:val="18"/>
              </w:rPr>
              <w:t>DT{1-14}/DTF(yyyyMMddHHmmss)</w:t>
            </w:r>
          </w:p>
        </w:tc>
        <w:tc>
          <w:tcPr>
            <w:tcW w:w="1260" w:type="dxa"/>
          </w:tcPr>
          <w:p w14:paraId="1BA0F5F7">
            <w:pPr>
              <w:spacing w:before="156" w:beforeLines="50" w:line="300" w:lineRule="auto"/>
              <w:rPr>
                <w:sz w:val="18"/>
                <w:szCs w:val="18"/>
              </w:rPr>
            </w:pPr>
            <w:r>
              <w:rPr>
                <w:sz w:val="18"/>
                <w:szCs w:val="18"/>
              </w:rPr>
              <w:t>N/A</w:t>
            </w:r>
          </w:p>
        </w:tc>
        <w:tc>
          <w:tcPr>
            <w:tcW w:w="720" w:type="dxa"/>
          </w:tcPr>
          <w:p w14:paraId="452F82DC">
            <w:pPr>
              <w:spacing w:before="156" w:beforeLines="50" w:line="300" w:lineRule="auto"/>
              <w:rPr>
                <w:sz w:val="18"/>
                <w:szCs w:val="18"/>
              </w:rPr>
            </w:pPr>
            <w:r>
              <w:rPr>
                <w:sz w:val="18"/>
                <w:szCs w:val="18"/>
              </w:rPr>
              <w:t>20100103211034</w:t>
            </w:r>
          </w:p>
        </w:tc>
        <w:tc>
          <w:tcPr>
            <w:tcW w:w="1754" w:type="dxa"/>
          </w:tcPr>
          <w:p w14:paraId="39CD105D">
            <w:pPr>
              <w:spacing w:before="156" w:beforeLines="50" w:line="300" w:lineRule="auto"/>
              <w:rPr>
                <w:sz w:val="18"/>
                <w:szCs w:val="18"/>
              </w:rPr>
            </w:pPr>
            <w:r>
              <w:rPr>
                <w:sz w:val="18"/>
                <w:szCs w:val="18"/>
              </w:rPr>
              <w:t>N/A</w:t>
            </w:r>
          </w:p>
        </w:tc>
      </w:tr>
      <w:tr w14:paraId="0780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6DA858FA">
            <w:pPr>
              <w:spacing w:before="156" w:beforeLines="50" w:line="300" w:lineRule="auto"/>
              <w:rPr>
                <w:sz w:val="18"/>
                <w:szCs w:val="18"/>
              </w:rPr>
            </w:pPr>
            <w:r>
              <w:rPr>
                <w:sz w:val="18"/>
                <w:szCs w:val="18"/>
              </w:rPr>
              <w:t>&lt;TYPE&gt;</w:t>
            </w:r>
          </w:p>
        </w:tc>
        <w:tc>
          <w:tcPr>
            <w:tcW w:w="1620" w:type="dxa"/>
            <w:shd w:val="clear" w:color="auto" w:fill="FFFFFF"/>
          </w:tcPr>
          <w:p w14:paraId="29856E06">
            <w:pPr>
              <w:spacing w:before="156" w:beforeLines="50" w:line="300" w:lineRule="auto"/>
              <w:rPr>
                <w:sz w:val="18"/>
                <w:szCs w:val="18"/>
              </w:rPr>
            </w:pPr>
            <w:r>
              <w:rPr>
                <w:rFonts w:hint="eastAsia"/>
                <w:sz w:val="18"/>
                <w:szCs w:val="18"/>
              </w:rPr>
              <w:t>消息类别</w:t>
            </w:r>
            <w:r>
              <w:rPr>
                <w:sz w:val="18"/>
                <w:szCs w:val="18"/>
              </w:rPr>
              <w:t>M</w:t>
            </w:r>
          </w:p>
        </w:tc>
        <w:tc>
          <w:tcPr>
            <w:tcW w:w="1620" w:type="dxa"/>
            <w:shd w:val="clear" w:color="auto" w:fill="FFFFFF"/>
          </w:tcPr>
          <w:p w14:paraId="401B57D2">
            <w:pPr>
              <w:spacing w:before="156" w:beforeLines="50" w:line="300" w:lineRule="auto"/>
              <w:rPr>
                <w:sz w:val="18"/>
                <w:szCs w:val="18"/>
              </w:rPr>
            </w:pPr>
            <w:r>
              <w:rPr>
                <w:sz w:val="18"/>
                <w:szCs w:val="18"/>
              </w:rPr>
              <w:t>S{1-4}</w:t>
            </w:r>
          </w:p>
        </w:tc>
        <w:tc>
          <w:tcPr>
            <w:tcW w:w="1260" w:type="dxa"/>
            <w:shd w:val="clear" w:color="auto" w:fill="FFFFFF"/>
          </w:tcPr>
          <w:p w14:paraId="53EDC25F">
            <w:pPr>
              <w:spacing w:before="156" w:beforeLines="50" w:line="300" w:lineRule="auto"/>
              <w:rPr>
                <w:sz w:val="18"/>
                <w:szCs w:val="18"/>
              </w:rPr>
            </w:pPr>
            <w:r>
              <w:rPr>
                <w:sz w:val="18"/>
                <w:szCs w:val="18"/>
              </w:rPr>
              <w:t>[0-9][a-z][A-Z]</w:t>
            </w:r>
          </w:p>
        </w:tc>
        <w:tc>
          <w:tcPr>
            <w:tcW w:w="720" w:type="dxa"/>
            <w:shd w:val="clear" w:color="auto" w:fill="FFFFFF"/>
          </w:tcPr>
          <w:p w14:paraId="6F1C6F22">
            <w:pPr>
              <w:spacing w:before="156" w:beforeLines="50" w:line="300" w:lineRule="auto"/>
              <w:rPr>
                <w:sz w:val="18"/>
                <w:szCs w:val="18"/>
              </w:rPr>
            </w:pPr>
            <w:r>
              <w:rPr>
                <w:sz w:val="18"/>
                <w:szCs w:val="18"/>
              </w:rPr>
              <w:t>PBME</w:t>
            </w:r>
          </w:p>
        </w:tc>
        <w:tc>
          <w:tcPr>
            <w:tcW w:w="1754" w:type="dxa"/>
            <w:shd w:val="clear" w:color="auto" w:fill="FFFFFF"/>
          </w:tcPr>
          <w:p w14:paraId="324D3DAF">
            <w:pPr>
              <w:spacing w:before="156" w:beforeLines="50" w:line="300" w:lineRule="auto"/>
              <w:rPr>
                <w:sz w:val="18"/>
                <w:szCs w:val="18"/>
              </w:rPr>
            </w:pPr>
            <w:r>
              <w:rPr>
                <w:sz w:val="18"/>
                <w:szCs w:val="18"/>
              </w:rPr>
              <w:t>N/A</w:t>
            </w:r>
          </w:p>
        </w:tc>
      </w:tr>
      <w:tr w14:paraId="192DD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451DD32C">
            <w:pPr>
              <w:spacing w:before="156" w:beforeLines="50" w:line="300" w:lineRule="auto"/>
              <w:rPr>
                <w:sz w:val="18"/>
                <w:szCs w:val="18"/>
              </w:rPr>
            </w:pPr>
            <w:r>
              <w:rPr>
                <w:sz w:val="18"/>
                <w:szCs w:val="18"/>
              </w:rPr>
              <w:t>&lt;STYP&gt;</w:t>
            </w:r>
          </w:p>
        </w:tc>
        <w:tc>
          <w:tcPr>
            <w:tcW w:w="1620" w:type="dxa"/>
            <w:shd w:val="clear" w:color="auto" w:fill="FFFFFF"/>
          </w:tcPr>
          <w:p w14:paraId="1884ACD7">
            <w:pPr>
              <w:spacing w:before="156" w:beforeLines="50" w:line="300" w:lineRule="auto"/>
              <w:rPr>
                <w:sz w:val="18"/>
                <w:szCs w:val="18"/>
              </w:rPr>
            </w:pPr>
            <w:r>
              <w:rPr>
                <w:rFonts w:hint="eastAsia"/>
                <w:sz w:val="18"/>
                <w:szCs w:val="18"/>
              </w:rPr>
              <w:t>消息类型</w:t>
            </w:r>
            <w:r>
              <w:rPr>
                <w:sz w:val="18"/>
                <w:szCs w:val="18"/>
              </w:rPr>
              <w:t>M</w:t>
            </w:r>
          </w:p>
        </w:tc>
        <w:tc>
          <w:tcPr>
            <w:tcW w:w="1620" w:type="dxa"/>
            <w:shd w:val="clear" w:color="auto" w:fill="FFFFFF"/>
          </w:tcPr>
          <w:p w14:paraId="6652D21A">
            <w:pPr>
              <w:spacing w:before="156" w:beforeLines="50" w:line="300" w:lineRule="auto"/>
              <w:rPr>
                <w:sz w:val="18"/>
                <w:szCs w:val="18"/>
              </w:rPr>
            </w:pPr>
            <w:r>
              <w:rPr>
                <w:sz w:val="18"/>
                <w:szCs w:val="18"/>
              </w:rPr>
              <w:t>S{1-4}</w:t>
            </w:r>
          </w:p>
        </w:tc>
        <w:tc>
          <w:tcPr>
            <w:tcW w:w="1260" w:type="dxa"/>
            <w:shd w:val="clear" w:color="auto" w:fill="FFFFFF"/>
          </w:tcPr>
          <w:p w14:paraId="5FEF150F">
            <w:pPr>
              <w:spacing w:before="156" w:beforeLines="50" w:line="300" w:lineRule="auto"/>
              <w:rPr>
                <w:sz w:val="18"/>
                <w:szCs w:val="18"/>
              </w:rPr>
            </w:pPr>
            <w:r>
              <w:rPr>
                <w:sz w:val="18"/>
                <w:szCs w:val="18"/>
              </w:rPr>
              <w:t>[0-9][a-z][A-Z]</w:t>
            </w:r>
          </w:p>
        </w:tc>
        <w:tc>
          <w:tcPr>
            <w:tcW w:w="720" w:type="dxa"/>
            <w:shd w:val="clear" w:color="auto" w:fill="FFFFFF"/>
          </w:tcPr>
          <w:p w14:paraId="296B8475">
            <w:pPr>
              <w:spacing w:before="156" w:beforeLines="50" w:line="300" w:lineRule="auto"/>
              <w:rPr>
                <w:sz w:val="18"/>
                <w:szCs w:val="18"/>
              </w:rPr>
            </w:pPr>
            <w:r>
              <w:rPr>
                <w:sz w:val="18"/>
                <w:szCs w:val="18"/>
              </w:rPr>
              <w:t>EPUE</w:t>
            </w:r>
          </w:p>
        </w:tc>
        <w:tc>
          <w:tcPr>
            <w:tcW w:w="1754" w:type="dxa"/>
            <w:shd w:val="clear" w:color="auto" w:fill="FFFFFF"/>
          </w:tcPr>
          <w:p w14:paraId="4BF6E959">
            <w:pPr>
              <w:spacing w:before="156" w:beforeLines="50" w:line="300" w:lineRule="auto"/>
              <w:rPr>
                <w:sz w:val="18"/>
                <w:szCs w:val="18"/>
              </w:rPr>
            </w:pPr>
            <w:r>
              <w:rPr>
                <w:sz w:val="18"/>
                <w:szCs w:val="18"/>
              </w:rPr>
              <w:t>N/A</w:t>
            </w:r>
          </w:p>
        </w:tc>
      </w:tr>
      <w:tr w14:paraId="5A7B4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7A665871">
            <w:pPr>
              <w:spacing w:before="156" w:beforeLines="50" w:line="300" w:lineRule="auto"/>
              <w:rPr>
                <w:sz w:val="18"/>
                <w:szCs w:val="18"/>
              </w:rPr>
            </w:pPr>
          </w:p>
        </w:tc>
        <w:tc>
          <w:tcPr>
            <w:tcW w:w="1620" w:type="dxa"/>
            <w:shd w:val="clear" w:color="auto" w:fill="CCFFCC"/>
          </w:tcPr>
          <w:p w14:paraId="5415670B">
            <w:pPr>
              <w:spacing w:before="156" w:beforeLines="50" w:line="300" w:lineRule="auto"/>
              <w:rPr>
                <w:sz w:val="18"/>
                <w:szCs w:val="18"/>
              </w:rPr>
            </w:pPr>
          </w:p>
        </w:tc>
        <w:tc>
          <w:tcPr>
            <w:tcW w:w="1620" w:type="dxa"/>
            <w:shd w:val="clear" w:color="auto" w:fill="CCFFCC"/>
          </w:tcPr>
          <w:p w14:paraId="5D537F0F">
            <w:pPr>
              <w:spacing w:before="156" w:beforeLines="50" w:line="300" w:lineRule="auto"/>
              <w:rPr>
                <w:sz w:val="18"/>
                <w:szCs w:val="18"/>
              </w:rPr>
            </w:pPr>
          </w:p>
        </w:tc>
        <w:tc>
          <w:tcPr>
            <w:tcW w:w="1260" w:type="dxa"/>
            <w:shd w:val="clear" w:color="auto" w:fill="CCFFCC"/>
          </w:tcPr>
          <w:p w14:paraId="3A883C09">
            <w:pPr>
              <w:spacing w:before="156" w:beforeLines="50" w:line="300" w:lineRule="auto"/>
              <w:rPr>
                <w:sz w:val="18"/>
                <w:szCs w:val="18"/>
              </w:rPr>
            </w:pPr>
          </w:p>
        </w:tc>
        <w:tc>
          <w:tcPr>
            <w:tcW w:w="720" w:type="dxa"/>
            <w:shd w:val="clear" w:color="auto" w:fill="CCFFCC"/>
          </w:tcPr>
          <w:p w14:paraId="3C7838A4">
            <w:pPr>
              <w:spacing w:before="156" w:beforeLines="50" w:line="300" w:lineRule="auto"/>
              <w:rPr>
                <w:sz w:val="18"/>
                <w:szCs w:val="18"/>
              </w:rPr>
            </w:pPr>
          </w:p>
        </w:tc>
        <w:tc>
          <w:tcPr>
            <w:tcW w:w="1754" w:type="dxa"/>
            <w:shd w:val="clear" w:color="auto" w:fill="CCFFCC"/>
          </w:tcPr>
          <w:p w14:paraId="55485D82">
            <w:pPr>
              <w:spacing w:before="156" w:beforeLines="50" w:line="300" w:lineRule="auto"/>
              <w:rPr>
                <w:sz w:val="18"/>
                <w:szCs w:val="18"/>
              </w:rPr>
            </w:pPr>
          </w:p>
        </w:tc>
      </w:tr>
      <w:tr w14:paraId="47FE4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2CBFF6E0">
            <w:pPr>
              <w:spacing w:before="156" w:beforeLines="50" w:line="300" w:lineRule="auto"/>
              <w:rPr>
                <w:sz w:val="18"/>
                <w:szCs w:val="18"/>
              </w:rPr>
            </w:pPr>
            <w:r>
              <w:rPr>
                <w:sz w:val="18"/>
                <w:szCs w:val="18"/>
              </w:rPr>
              <w:t>&lt;EMPL&gt;</w:t>
            </w:r>
          </w:p>
        </w:tc>
        <w:tc>
          <w:tcPr>
            <w:tcW w:w="1620" w:type="dxa"/>
          </w:tcPr>
          <w:p w14:paraId="774179BA">
            <w:pPr>
              <w:spacing w:before="156" w:beforeLines="50" w:line="300" w:lineRule="auto"/>
              <w:rPr>
                <w:sz w:val="18"/>
                <w:szCs w:val="18"/>
              </w:rPr>
            </w:pPr>
            <w:r>
              <w:rPr>
                <w:rFonts w:hint="eastAsia"/>
                <w:sz w:val="18"/>
                <w:szCs w:val="18"/>
              </w:rPr>
              <w:t>员工信息信息标签</w:t>
            </w:r>
            <w:r>
              <w:rPr>
                <w:sz w:val="18"/>
                <w:szCs w:val="18"/>
              </w:rPr>
              <w:t>M</w:t>
            </w:r>
          </w:p>
        </w:tc>
        <w:tc>
          <w:tcPr>
            <w:tcW w:w="1620" w:type="dxa"/>
          </w:tcPr>
          <w:p w14:paraId="2735BD97">
            <w:pPr>
              <w:spacing w:before="156" w:beforeLines="50" w:line="300" w:lineRule="auto"/>
              <w:rPr>
                <w:sz w:val="18"/>
                <w:szCs w:val="18"/>
              </w:rPr>
            </w:pPr>
            <w:r>
              <w:rPr>
                <w:sz w:val="18"/>
                <w:szCs w:val="18"/>
              </w:rPr>
              <w:t>N/A</w:t>
            </w:r>
          </w:p>
        </w:tc>
        <w:tc>
          <w:tcPr>
            <w:tcW w:w="1260" w:type="dxa"/>
          </w:tcPr>
          <w:p w14:paraId="270C82FD">
            <w:pPr>
              <w:spacing w:before="156" w:beforeLines="50" w:line="300" w:lineRule="auto"/>
              <w:rPr>
                <w:sz w:val="18"/>
                <w:szCs w:val="18"/>
              </w:rPr>
            </w:pPr>
            <w:r>
              <w:rPr>
                <w:sz w:val="18"/>
                <w:szCs w:val="18"/>
              </w:rPr>
              <w:t>N/A</w:t>
            </w:r>
          </w:p>
        </w:tc>
        <w:tc>
          <w:tcPr>
            <w:tcW w:w="720" w:type="dxa"/>
          </w:tcPr>
          <w:p w14:paraId="2C8F33B8">
            <w:pPr>
              <w:spacing w:before="156" w:beforeLines="50" w:line="300" w:lineRule="auto"/>
              <w:rPr>
                <w:sz w:val="18"/>
                <w:szCs w:val="18"/>
              </w:rPr>
            </w:pPr>
            <w:r>
              <w:rPr>
                <w:sz w:val="18"/>
                <w:szCs w:val="18"/>
              </w:rPr>
              <w:t>N/A</w:t>
            </w:r>
          </w:p>
        </w:tc>
        <w:tc>
          <w:tcPr>
            <w:tcW w:w="1754" w:type="dxa"/>
          </w:tcPr>
          <w:p w14:paraId="03A39AC8">
            <w:pPr>
              <w:spacing w:before="156" w:beforeLines="50" w:line="300" w:lineRule="auto"/>
              <w:rPr>
                <w:sz w:val="18"/>
                <w:szCs w:val="18"/>
              </w:rPr>
            </w:pPr>
            <w:r>
              <w:rPr>
                <w:rFonts w:hint="eastAsia"/>
                <w:sz w:val="18"/>
                <w:szCs w:val="18"/>
              </w:rPr>
              <w:t>参考E</w:t>
            </w:r>
            <w:r>
              <w:rPr>
                <w:sz w:val="18"/>
                <w:szCs w:val="18"/>
              </w:rPr>
              <w:t>PIE的</w:t>
            </w:r>
            <w:r>
              <w:rPr>
                <w:rFonts w:hint="eastAsia"/>
                <w:sz w:val="18"/>
                <w:szCs w:val="18"/>
              </w:rPr>
              <w:t>&lt;</w:t>
            </w:r>
            <w:r>
              <w:rPr>
                <w:sz w:val="18"/>
                <w:szCs w:val="18"/>
              </w:rPr>
              <w:t>EMPL&gt;标签组</w:t>
            </w:r>
          </w:p>
        </w:tc>
      </w:tr>
    </w:tbl>
    <w:p w14:paraId="70F8691D">
      <w:pPr>
        <w:pStyle w:val="8"/>
        <w:widowControl w:val="0"/>
        <w:spacing w:line="360" w:lineRule="auto"/>
        <w:jc w:val="both"/>
        <w:rPr>
          <w:rFonts w:ascii="宋体"/>
          <w:szCs w:val="30"/>
        </w:rPr>
      </w:pPr>
      <w:r>
        <w:rPr>
          <w:rFonts w:ascii="宋体" w:hAnsi="宋体"/>
          <w:szCs w:val="30"/>
        </w:rPr>
        <w:t>XML</w:t>
      </w:r>
      <w:r>
        <w:rPr>
          <w:rFonts w:hint="eastAsia" w:ascii="宋体" w:hAnsi="宋体"/>
          <w:szCs w:val="30"/>
        </w:rPr>
        <w:t>样例</w:t>
      </w:r>
    </w:p>
    <w:p w14:paraId="5D69E7EE">
      <w:r>
        <w:t>&lt;?xml version="1.0" encoding="UTF-8"?&gt;</w:t>
      </w:r>
      <w:r>
        <w:br w:type="textWrapping"/>
      </w:r>
      <w:r>
        <w:t>&lt;MSG&gt;</w:t>
      </w:r>
      <w:r>
        <w:br w:type="textWrapping"/>
      </w:r>
      <w:r>
        <w:t>    &lt;META&gt;</w:t>
      </w:r>
      <w:r>
        <w:br w:type="textWrapping"/>
      </w:r>
      <w:r>
        <w:t>        &lt;SNDR&gt;</w:t>
      </w:r>
      <w:r>
        <w:rPr>
          <w:rFonts w:hint="eastAsia"/>
        </w:rPr>
        <w:t>SCMS</w:t>
      </w:r>
      <w:r>
        <w:t>&lt;/SNDR&gt;</w:t>
      </w:r>
      <w:r>
        <w:br w:type="textWrapping"/>
      </w:r>
      <w:r>
        <w:t>        &lt;RCVR&gt;&lt;/RCVR&gt;</w:t>
      </w:r>
      <w:r>
        <w:br w:type="textWrapping"/>
      </w:r>
      <w:r>
        <w:t>        &lt;SEQN&gt;1&lt;/SEQN&gt;</w:t>
      </w:r>
      <w:r>
        <w:br w:type="textWrapping"/>
      </w:r>
      <w:r>
        <w:t>        &lt;DDTM&gt;2010010223000&lt;/DDTM&gt;</w:t>
      </w:r>
      <w:r>
        <w:br w:type="textWrapping"/>
      </w:r>
      <w:r>
        <w:t>        &lt;TYPE&gt;PBME&lt;/TYPE&gt;</w:t>
      </w:r>
      <w:r>
        <w:br w:type="textWrapping"/>
      </w:r>
      <w:r>
        <w:t>        &lt;STYP&gt;EPUE&lt;/STYP&gt;</w:t>
      </w:r>
      <w:r>
        <w:br w:type="textWrapping"/>
      </w:r>
      <w:r>
        <w:t>    &lt;/META&gt;</w:t>
      </w:r>
      <w:r>
        <w:br w:type="textWrapping"/>
      </w:r>
      <w:r>
        <w:t>    &lt;EMPL&gt;</w:t>
      </w:r>
      <w:r>
        <w:br w:type="textWrapping"/>
      </w:r>
      <w:r>
        <w:t>        &lt;ID&gt;101098&lt;/ID&gt;</w:t>
      </w:r>
      <w:r>
        <w:br w:type="textWrapping"/>
      </w:r>
      <w:r>
        <w:t>        &lt;CODE&gt;101098&lt;/CODE&gt;</w:t>
      </w:r>
      <w:r>
        <w:br w:type="textWrapping"/>
      </w:r>
      <w:r>
        <w:t>        </w:t>
      </w:r>
      <w:r>
        <w:rPr>
          <w:rFonts w:hint="eastAsia"/>
        </w:rPr>
        <w:t>&lt;NAME&gt;张三&lt;/NAME&gt;</w:t>
      </w:r>
      <w:r>
        <w:br w:type="textWrapping"/>
      </w:r>
      <w:r>
        <w:t>        &lt;DEPTID&gt;10&lt;/DEPTID&gt;</w:t>
      </w:r>
    </w:p>
    <w:p w14:paraId="2416EEE8">
      <w:pPr>
        <w:ind w:firstLine="1920" w:firstLineChars="800"/>
        <w:rPr>
          <w:rFonts w:hint="eastAsia"/>
        </w:rPr>
      </w:pPr>
      <w:r>
        <w:t>&lt;DEPT</w:t>
      </w:r>
      <w:r>
        <w:rPr>
          <w:rFonts w:hint="eastAsia"/>
          <w:lang w:val="en-US" w:eastAsia="zh-CN"/>
        </w:rPr>
        <w:t>NAME</w:t>
      </w:r>
      <w:r>
        <w:t>&gt;</w:t>
      </w:r>
      <w:r>
        <w:rPr>
          <w:rFonts w:hint="eastAsia"/>
          <w:lang w:val="en-US" w:eastAsia="zh-CN"/>
        </w:rPr>
        <w:t>航服/国际值机部/国际值机室</w:t>
      </w:r>
      <w:r>
        <w:t>&lt;/DEPT</w:t>
      </w:r>
      <w:r>
        <w:rPr>
          <w:rFonts w:hint="eastAsia"/>
          <w:lang w:val="en-US" w:eastAsia="zh-CN"/>
        </w:rPr>
        <w:t>NAME</w:t>
      </w:r>
      <w:r>
        <w:t>&gt;</w:t>
      </w:r>
      <w:r>
        <w:br w:type="textWrapping"/>
      </w:r>
      <w:r>
        <w:t>        &lt;AREAID&gt;100&lt;/AREAID&gt;</w:t>
      </w:r>
      <w:r>
        <w:br w:type="textWrapping"/>
      </w:r>
      <w:r>
        <w:t>        </w:t>
      </w:r>
      <w:r>
        <w:rPr>
          <w:rFonts w:hint="eastAsia"/>
        </w:rPr>
        <w:t>&lt;AREANAME&gt;东三指廊&lt;/AREANAME&gt;</w:t>
      </w:r>
    </w:p>
    <w:p w14:paraId="4D24932B">
      <w:pPr>
        <w:ind w:firstLine="1920" w:firstLineChars="800"/>
        <w:rPr>
          <w:rFonts w:hint="eastAsia"/>
          <w:lang w:val="en-US" w:eastAsia="zh-CN"/>
        </w:rPr>
      </w:pPr>
      <w:r>
        <w:rPr>
          <w:rFonts w:hint="eastAsia"/>
          <w:lang w:val="en-US" w:eastAsia="zh-CN"/>
        </w:rPr>
        <w:t>&lt;POSTNAME&gt;值机&lt;/POSTNAME&gt;</w:t>
      </w:r>
    </w:p>
    <w:p w14:paraId="5AB253CE">
      <w:pPr>
        <w:ind w:firstLine="1920" w:firstLineChars="800"/>
      </w:pPr>
      <w:r>
        <w:rPr>
          <w:rFonts w:hint="eastAsia"/>
          <w:lang w:val="en-US" w:eastAsia="zh-CN"/>
        </w:rPr>
        <w:t>&lt;REMARK&gt;面客岗&lt;/REMARK&gt;</w:t>
      </w:r>
      <w:r>
        <w:br w:type="textWrapping"/>
      </w:r>
      <w:r>
        <w:t>        &lt;QLITS&gt;</w:t>
      </w:r>
      <w:r>
        <w:br w:type="textWrapping"/>
      </w:r>
      <w:r>
        <w:t>        </w:t>
      </w:r>
      <w:r>
        <w:tab/>
      </w:r>
      <w:r>
        <w:tab/>
      </w:r>
      <w:r>
        <w:t>&lt;QLIT&gt;</w:t>
      </w:r>
      <w:r>
        <w:br w:type="textWrapping"/>
      </w:r>
      <w:r>
        <w:t>        </w:t>
      </w:r>
      <w:r>
        <w:tab/>
      </w:r>
      <w:r>
        <w:tab/>
      </w:r>
      <w:r>
        <w:tab/>
      </w:r>
      <w:r>
        <w:t>&lt;QID&gt;101&lt;/QID&gt;</w:t>
      </w:r>
      <w:r>
        <w:br w:type="textWrapping"/>
      </w:r>
      <w:r>
        <w:t>        </w:t>
      </w:r>
      <w:r>
        <w:tab/>
      </w:r>
      <w:r>
        <w:tab/>
      </w:r>
      <w:r>
        <w:tab/>
      </w:r>
      <w:r>
        <w:rPr>
          <w:rFonts w:hint="eastAsia"/>
        </w:rPr>
        <w:t>&lt;QNAME&gt;出港服务&lt;/QNAME&gt;</w:t>
      </w:r>
      <w:r>
        <w:br w:type="textWrapping"/>
      </w:r>
      <w:r>
        <w:t>        </w:t>
      </w:r>
      <w:r>
        <w:tab/>
      </w:r>
      <w:r>
        <w:tab/>
      </w:r>
      <w:r>
        <w:t>&lt;/QLIT&gt;</w:t>
      </w:r>
      <w:r>
        <w:br w:type="textWrapping"/>
      </w:r>
      <w:r>
        <w:t>        </w:t>
      </w:r>
      <w:r>
        <w:tab/>
      </w:r>
      <w:r>
        <w:tab/>
      </w:r>
      <w:r>
        <w:t>&lt;QLIT&gt;</w:t>
      </w:r>
      <w:r>
        <w:br w:type="textWrapping"/>
      </w:r>
      <w:r>
        <w:t>        </w:t>
      </w:r>
      <w:r>
        <w:tab/>
      </w:r>
      <w:r>
        <w:tab/>
      </w:r>
      <w:r>
        <w:tab/>
      </w:r>
      <w:r>
        <w:t>&lt;QID&gt;102&lt;/QID&gt;</w:t>
      </w:r>
      <w:r>
        <w:br w:type="textWrapping"/>
      </w:r>
      <w:r>
        <w:t>        </w:t>
      </w:r>
      <w:r>
        <w:tab/>
      </w:r>
      <w:r>
        <w:tab/>
      </w:r>
      <w:r>
        <w:tab/>
      </w:r>
      <w:r>
        <w:rPr>
          <w:rFonts w:hint="eastAsia"/>
        </w:rPr>
        <w:t>&lt;QNAME&gt;进港服务&lt;/QNAME&gt;</w:t>
      </w:r>
      <w:r>
        <w:br w:type="textWrapping"/>
      </w:r>
      <w:r>
        <w:t>        </w:t>
      </w:r>
      <w:r>
        <w:tab/>
      </w:r>
      <w:r>
        <w:tab/>
      </w:r>
      <w:r>
        <w:t>&lt;/QLIT&gt;</w:t>
      </w:r>
      <w:r>
        <w:br w:type="textWrapping"/>
      </w:r>
      <w:r>
        <w:t>        &lt;/QLITS&gt;</w:t>
      </w:r>
      <w:r>
        <w:br w:type="textWrapping"/>
      </w:r>
      <w:r>
        <w:t>    &lt;/EMPL&gt;</w:t>
      </w:r>
      <w:r>
        <w:br w:type="textWrapping"/>
      </w:r>
      <w:r>
        <w:t xml:space="preserve">&lt;/MSG&gt; </w:t>
      </w:r>
    </w:p>
    <w:p w14:paraId="221E613E">
      <w:pPr>
        <w:pStyle w:val="7"/>
        <w:widowControl w:val="0"/>
        <w:spacing w:line="360" w:lineRule="auto"/>
        <w:jc w:val="both"/>
        <w:rPr>
          <w:rFonts w:ascii="宋体"/>
          <w:sz w:val="28"/>
          <w:szCs w:val="30"/>
        </w:rPr>
      </w:pPr>
      <w:bookmarkStart w:id="19" w:name="_Toc422474383"/>
      <w:r>
        <w:rPr>
          <w:rFonts w:hint="eastAsia" w:ascii="宋体" w:hAnsi="宋体"/>
          <w:sz w:val="28"/>
          <w:szCs w:val="30"/>
        </w:rPr>
        <w:t>员工信息删除事件（</w:t>
      </w:r>
      <w:r>
        <w:rPr>
          <w:rFonts w:ascii="宋体" w:hAnsi="宋体"/>
          <w:sz w:val="28"/>
          <w:szCs w:val="30"/>
        </w:rPr>
        <w:t>EPDE</w:t>
      </w:r>
      <w:r>
        <w:rPr>
          <w:rFonts w:hint="eastAsia" w:ascii="宋体" w:hAnsi="宋体"/>
          <w:sz w:val="28"/>
          <w:szCs w:val="30"/>
        </w:rPr>
        <w:t>）</w:t>
      </w:r>
      <w:bookmarkEnd w:id="19"/>
    </w:p>
    <w:p w14:paraId="56B4DE10">
      <w:pPr>
        <w:pStyle w:val="8"/>
        <w:widowControl w:val="0"/>
        <w:spacing w:line="360" w:lineRule="auto"/>
        <w:jc w:val="both"/>
        <w:rPr>
          <w:rFonts w:ascii="宋体"/>
          <w:szCs w:val="30"/>
        </w:rPr>
      </w:pPr>
      <w:r>
        <w:rPr>
          <w:rFonts w:ascii="宋体" w:hAnsi="宋体"/>
          <w:szCs w:val="30"/>
        </w:rPr>
        <w:t>EPDE</w:t>
      </w:r>
      <w:r>
        <w:rPr>
          <w:rFonts w:hint="eastAsia" w:ascii="宋体" w:hAnsi="宋体"/>
          <w:szCs w:val="30"/>
        </w:rPr>
        <w:t>消息说明</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6392"/>
      </w:tblGrid>
      <w:tr w14:paraId="663E8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50E31069">
            <w:pPr>
              <w:spacing w:before="156" w:beforeLines="50" w:line="300" w:lineRule="auto"/>
              <w:rPr>
                <w:sz w:val="18"/>
                <w:szCs w:val="18"/>
              </w:rPr>
            </w:pPr>
            <w:r>
              <w:rPr>
                <w:rFonts w:hint="eastAsia"/>
                <w:sz w:val="18"/>
                <w:szCs w:val="18"/>
              </w:rPr>
              <w:t>消息类型</w:t>
            </w:r>
            <w:r>
              <w:rPr>
                <w:sz w:val="18"/>
                <w:szCs w:val="18"/>
              </w:rPr>
              <w:t>TYPE</w:t>
            </w:r>
          </w:p>
        </w:tc>
        <w:tc>
          <w:tcPr>
            <w:tcW w:w="6392" w:type="dxa"/>
          </w:tcPr>
          <w:p w14:paraId="0370C13D">
            <w:pPr>
              <w:spacing w:before="156" w:beforeLines="50" w:line="300" w:lineRule="auto"/>
              <w:rPr>
                <w:b/>
                <w:sz w:val="18"/>
                <w:szCs w:val="18"/>
              </w:rPr>
            </w:pPr>
            <w:r>
              <w:rPr>
                <w:b/>
                <w:sz w:val="18"/>
                <w:szCs w:val="18"/>
              </w:rPr>
              <w:t>EPDE</w:t>
            </w:r>
          </w:p>
        </w:tc>
      </w:tr>
      <w:tr w14:paraId="517BE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356CC3F7">
            <w:pPr>
              <w:spacing w:before="156" w:beforeLines="50" w:line="300" w:lineRule="auto"/>
              <w:rPr>
                <w:sz w:val="18"/>
                <w:szCs w:val="18"/>
              </w:rPr>
            </w:pPr>
            <w:r>
              <w:rPr>
                <w:rFonts w:hint="eastAsia"/>
                <w:sz w:val="18"/>
                <w:szCs w:val="18"/>
              </w:rPr>
              <w:t>应用场景及说明</w:t>
            </w:r>
          </w:p>
        </w:tc>
        <w:tc>
          <w:tcPr>
            <w:tcW w:w="6392" w:type="dxa"/>
          </w:tcPr>
          <w:p w14:paraId="1E29F0F3">
            <w:pPr>
              <w:widowControl w:val="0"/>
              <w:numPr>
                <w:ilvl w:val="0"/>
                <w:numId w:val="2"/>
              </w:numPr>
              <w:spacing w:before="156" w:beforeLines="50" w:line="300" w:lineRule="auto"/>
              <w:jc w:val="both"/>
              <w:rPr>
                <w:sz w:val="18"/>
                <w:szCs w:val="18"/>
              </w:rPr>
            </w:pPr>
            <w:r>
              <w:rPr>
                <w:rFonts w:hint="eastAsia"/>
                <w:sz w:val="18"/>
                <w:szCs w:val="18"/>
              </w:rPr>
              <w:t>排班信息系统向其它接入系统传送删除的员工信息信息</w:t>
            </w:r>
          </w:p>
          <w:p w14:paraId="253CFA36">
            <w:pPr>
              <w:widowControl w:val="0"/>
              <w:numPr>
                <w:ilvl w:val="0"/>
                <w:numId w:val="2"/>
              </w:numPr>
              <w:spacing w:before="156" w:beforeLines="50" w:line="300" w:lineRule="auto"/>
              <w:jc w:val="both"/>
              <w:rPr>
                <w:sz w:val="18"/>
                <w:szCs w:val="18"/>
              </w:rPr>
            </w:pPr>
            <w:r>
              <w:rPr>
                <w:rFonts w:hint="eastAsia"/>
                <w:sz w:val="18"/>
                <w:szCs w:val="18"/>
              </w:rPr>
              <w:t>消息大类型属于</w:t>
            </w:r>
            <w:r>
              <w:rPr>
                <w:sz w:val="18"/>
                <w:szCs w:val="18"/>
              </w:rPr>
              <w:t>PBME</w:t>
            </w:r>
            <w:r>
              <w:rPr>
                <w:rFonts w:hint="eastAsia"/>
                <w:sz w:val="18"/>
                <w:szCs w:val="18"/>
              </w:rPr>
              <w:t>，可以按照</w:t>
            </w:r>
            <w:r>
              <w:rPr>
                <w:sz w:val="18"/>
                <w:szCs w:val="18"/>
              </w:rPr>
              <w:t>PBME</w:t>
            </w:r>
            <w:r>
              <w:rPr>
                <w:rFonts w:hint="eastAsia"/>
                <w:sz w:val="18"/>
                <w:szCs w:val="18"/>
              </w:rPr>
              <w:t>来处理</w:t>
            </w:r>
          </w:p>
        </w:tc>
      </w:tr>
      <w:tr w14:paraId="4129B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3C420353">
            <w:pPr>
              <w:spacing w:before="156" w:beforeLines="50" w:line="300" w:lineRule="auto"/>
              <w:rPr>
                <w:sz w:val="18"/>
                <w:szCs w:val="18"/>
              </w:rPr>
            </w:pPr>
            <w:r>
              <w:rPr>
                <w:rFonts w:hint="eastAsia"/>
                <w:sz w:val="18"/>
                <w:szCs w:val="18"/>
              </w:rPr>
              <w:t>优先级别</w:t>
            </w:r>
          </w:p>
        </w:tc>
        <w:tc>
          <w:tcPr>
            <w:tcW w:w="6392" w:type="dxa"/>
          </w:tcPr>
          <w:p w14:paraId="0148A707">
            <w:pPr>
              <w:spacing w:before="156" w:beforeLines="50" w:line="300" w:lineRule="auto"/>
              <w:rPr>
                <w:sz w:val="18"/>
                <w:szCs w:val="18"/>
              </w:rPr>
            </w:pPr>
            <w:r>
              <w:rPr>
                <w:sz w:val="18"/>
                <w:szCs w:val="18"/>
              </w:rPr>
              <w:t>4</w:t>
            </w:r>
          </w:p>
        </w:tc>
      </w:tr>
      <w:tr w14:paraId="0E11E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6E65FE31">
            <w:pPr>
              <w:spacing w:before="156" w:beforeLines="50" w:line="300" w:lineRule="auto"/>
              <w:rPr>
                <w:sz w:val="18"/>
                <w:szCs w:val="18"/>
              </w:rPr>
            </w:pPr>
            <w:r>
              <w:rPr>
                <w:rFonts w:hint="eastAsia"/>
                <w:sz w:val="18"/>
                <w:szCs w:val="18"/>
              </w:rPr>
              <w:t>发送源</w:t>
            </w:r>
          </w:p>
        </w:tc>
        <w:tc>
          <w:tcPr>
            <w:tcW w:w="6392" w:type="dxa"/>
          </w:tcPr>
          <w:p w14:paraId="705BD97D">
            <w:pPr>
              <w:spacing w:before="156" w:beforeLines="50" w:line="300" w:lineRule="auto"/>
              <w:rPr>
                <w:sz w:val="18"/>
                <w:szCs w:val="18"/>
              </w:rPr>
            </w:pPr>
          </w:p>
        </w:tc>
      </w:tr>
    </w:tbl>
    <w:p w14:paraId="73034563">
      <w:pPr>
        <w:pStyle w:val="8"/>
        <w:widowControl w:val="0"/>
        <w:spacing w:line="360" w:lineRule="auto"/>
        <w:jc w:val="both"/>
        <w:rPr>
          <w:rFonts w:ascii="宋体"/>
          <w:szCs w:val="30"/>
        </w:rPr>
      </w:pPr>
      <w:r>
        <w:rPr>
          <w:rFonts w:ascii="宋体" w:hAnsi="宋体"/>
          <w:szCs w:val="30"/>
        </w:rPr>
        <w:t>EPDE</w:t>
      </w:r>
      <w:r>
        <w:rPr>
          <w:rFonts w:hint="eastAsia" w:ascii="宋体" w:hAnsi="宋体"/>
          <w:szCs w:val="30"/>
        </w:rPr>
        <w:t>消息标签</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620"/>
        <w:gridCol w:w="1620"/>
        <w:gridCol w:w="1260"/>
        <w:gridCol w:w="720"/>
        <w:gridCol w:w="1754"/>
      </w:tblGrid>
      <w:tr w14:paraId="3C49C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E0E0E0"/>
          </w:tcPr>
          <w:p w14:paraId="09B0A279">
            <w:pPr>
              <w:spacing w:before="156" w:beforeLines="50" w:line="300" w:lineRule="auto"/>
              <w:rPr>
                <w:sz w:val="18"/>
                <w:szCs w:val="18"/>
              </w:rPr>
            </w:pPr>
            <w:r>
              <w:rPr>
                <w:rFonts w:hint="eastAsia"/>
                <w:sz w:val="18"/>
                <w:szCs w:val="18"/>
              </w:rPr>
              <w:t>标签</w:t>
            </w:r>
            <w:r>
              <w:rPr>
                <w:sz w:val="18"/>
                <w:szCs w:val="18"/>
              </w:rPr>
              <w:t xml:space="preserve"> tag</w:t>
            </w:r>
          </w:p>
        </w:tc>
        <w:tc>
          <w:tcPr>
            <w:tcW w:w="1620" w:type="dxa"/>
            <w:shd w:val="clear" w:color="auto" w:fill="E0E0E0"/>
          </w:tcPr>
          <w:p w14:paraId="0032710B">
            <w:pPr>
              <w:spacing w:before="156" w:beforeLines="50" w:line="300" w:lineRule="auto"/>
              <w:rPr>
                <w:sz w:val="18"/>
                <w:szCs w:val="18"/>
              </w:rPr>
            </w:pPr>
            <w:r>
              <w:rPr>
                <w:rFonts w:hint="eastAsia"/>
                <w:sz w:val="18"/>
                <w:szCs w:val="18"/>
              </w:rPr>
              <w:t>说明（是否必须，</w:t>
            </w:r>
            <w:r>
              <w:rPr>
                <w:sz w:val="18"/>
                <w:szCs w:val="18"/>
              </w:rPr>
              <w:t>M</w:t>
            </w:r>
            <w:r>
              <w:rPr>
                <w:rFonts w:hint="eastAsia"/>
                <w:sz w:val="18"/>
                <w:szCs w:val="18"/>
              </w:rPr>
              <w:t>代表必须，</w:t>
            </w:r>
            <w:r>
              <w:rPr>
                <w:sz w:val="18"/>
                <w:szCs w:val="18"/>
              </w:rPr>
              <w:t>O</w:t>
            </w:r>
            <w:r>
              <w:rPr>
                <w:rFonts w:hint="eastAsia"/>
                <w:sz w:val="18"/>
                <w:szCs w:val="18"/>
              </w:rPr>
              <w:t>代表可选）</w:t>
            </w:r>
          </w:p>
        </w:tc>
        <w:tc>
          <w:tcPr>
            <w:tcW w:w="1620" w:type="dxa"/>
            <w:shd w:val="clear" w:color="auto" w:fill="E0E0E0"/>
          </w:tcPr>
          <w:p w14:paraId="150D564C">
            <w:pPr>
              <w:spacing w:before="156" w:beforeLines="50" w:line="300" w:lineRule="auto"/>
              <w:rPr>
                <w:sz w:val="18"/>
                <w:szCs w:val="18"/>
              </w:rPr>
            </w:pPr>
            <w:r>
              <w:rPr>
                <w:rFonts w:hint="eastAsia"/>
                <w:sz w:val="18"/>
                <w:szCs w:val="18"/>
              </w:rPr>
              <w:t>值类型和宽度</w:t>
            </w:r>
          </w:p>
        </w:tc>
        <w:tc>
          <w:tcPr>
            <w:tcW w:w="1260" w:type="dxa"/>
            <w:shd w:val="clear" w:color="auto" w:fill="E0E0E0"/>
          </w:tcPr>
          <w:p w14:paraId="01F465BD">
            <w:pPr>
              <w:spacing w:before="156" w:beforeLines="50" w:line="300" w:lineRule="auto"/>
              <w:rPr>
                <w:sz w:val="18"/>
                <w:szCs w:val="18"/>
              </w:rPr>
            </w:pPr>
            <w:r>
              <w:rPr>
                <w:rFonts w:hint="eastAsia"/>
                <w:sz w:val="18"/>
                <w:szCs w:val="18"/>
              </w:rPr>
              <w:t>取值范围</w:t>
            </w:r>
          </w:p>
        </w:tc>
        <w:tc>
          <w:tcPr>
            <w:tcW w:w="720" w:type="dxa"/>
            <w:shd w:val="clear" w:color="auto" w:fill="E0E0E0"/>
          </w:tcPr>
          <w:p w14:paraId="46665D81">
            <w:pPr>
              <w:spacing w:before="156" w:beforeLines="50" w:line="300" w:lineRule="auto"/>
              <w:rPr>
                <w:sz w:val="18"/>
                <w:szCs w:val="18"/>
              </w:rPr>
            </w:pPr>
            <w:r>
              <w:rPr>
                <w:rFonts w:hint="eastAsia"/>
                <w:sz w:val="18"/>
                <w:szCs w:val="18"/>
              </w:rPr>
              <w:t>样例</w:t>
            </w:r>
          </w:p>
        </w:tc>
        <w:tc>
          <w:tcPr>
            <w:tcW w:w="1754" w:type="dxa"/>
            <w:shd w:val="clear" w:color="auto" w:fill="E0E0E0"/>
          </w:tcPr>
          <w:p w14:paraId="794A96C7">
            <w:pPr>
              <w:spacing w:before="156" w:beforeLines="50" w:line="300" w:lineRule="auto"/>
              <w:rPr>
                <w:sz w:val="18"/>
                <w:szCs w:val="18"/>
              </w:rPr>
            </w:pPr>
            <w:r>
              <w:rPr>
                <w:rFonts w:hint="eastAsia"/>
                <w:sz w:val="18"/>
                <w:szCs w:val="18"/>
              </w:rPr>
              <w:t>备注</w:t>
            </w:r>
          </w:p>
        </w:tc>
      </w:tr>
      <w:tr w14:paraId="2E53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00C6A738">
            <w:pPr>
              <w:spacing w:before="156" w:beforeLines="50" w:line="300" w:lineRule="auto"/>
              <w:rPr>
                <w:sz w:val="18"/>
                <w:szCs w:val="18"/>
              </w:rPr>
            </w:pPr>
            <w:r>
              <w:rPr>
                <w:rFonts w:hint="eastAsia"/>
                <w:sz w:val="18"/>
                <w:szCs w:val="18"/>
              </w:rPr>
              <w:t>消息头</w:t>
            </w:r>
          </w:p>
        </w:tc>
        <w:tc>
          <w:tcPr>
            <w:tcW w:w="1620" w:type="dxa"/>
            <w:shd w:val="clear" w:color="auto" w:fill="CCFFCC"/>
          </w:tcPr>
          <w:p w14:paraId="2AE9C2ED">
            <w:pPr>
              <w:spacing w:before="156" w:beforeLines="50" w:line="300" w:lineRule="auto"/>
              <w:rPr>
                <w:sz w:val="18"/>
                <w:szCs w:val="18"/>
              </w:rPr>
            </w:pPr>
          </w:p>
        </w:tc>
        <w:tc>
          <w:tcPr>
            <w:tcW w:w="1620" w:type="dxa"/>
            <w:shd w:val="clear" w:color="auto" w:fill="CCFFCC"/>
          </w:tcPr>
          <w:p w14:paraId="19678B77">
            <w:pPr>
              <w:spacing w:before="156" w:beforeLines="50" w:line="300" w:lineRule="auto"/>
              <w:rPr>
                <w:sz w:val="18"/>
                <w:szCs w:val="18"/>
              </w:rPr>
            </w:pPr>
          </w:p>
        </w:tc>
        <w:tc>
          <w:tcPr>
            <w:tcW w:w="1260" w:type="dxa"/>
            <w:shd w:val="clear" w:color="auto" w:fill="CCFFCC"/>
          </w:tcPr>
          <w:p w14:paraId="43F2C1C0">
            <w:pPr>
              <w:spacing w:before="156" w:beforeLines="50" w:line="300" w:lineRule="auto"/>
              <w:rPr>
                <w:sz w:val="18"/>
                <w:szCs w:val="18"/>
              </w:rPr>
            </w:pPr>
          </w:p>
        </w:tc>
        <w:tc>
          <w:tcPr>
            <w:tcW w:w="720" w:type="dxa"/>
            <w:shd w:val="clear" w:color="auto" w:fill="CCFFCC"/>
          </w:tcPr>
          <w:p w14:paraId="3A32975B">
            <w:pPr>
              <w:spacing w:before="156" w:beforeLines="50" w:line="300" w:lineRule="auto"/>
              <w:rPr>
                <w:sz w:val="18"/>
                <w:szCs w:val="18"/>
              </w:rPr>
            </w:pPr>
          </w:p>
        </w:tc>
        <w:tc>
          <w:tcPr>
            <w:tcW w:w="1754" w:type="dxa"/>
            <w:shd w:val="clear" w:color="auto" w:fill="CCFFCC"/>
          </w:tcPr>
          <w:p w14:paraId="264D68B3">
            <w:pPr>
              <w:spacing w:before="156" w:beforeLines="50" w:line="300" w:lineRule="auto"/>
              <w:rPr>
                <w:sz w:val="18"/>
                <w:szCs w:val="18"/>
              </w:rPr>
            </w:pPr>
          </w:p>
        </w:tc>
      </w:tr>
      <w:tr w14:paraId="67E66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B437984">
            <w:pPr>
              <w:spacing w:before="156" w:beforeLines="50" w:line="300" w:lineRule="auto"/>
              <w:rPr>
                <w:sz w:val="18"/>
                <w:szCs w:val="18"/>
              </w:rPr>
            </w:pPr>
            <w:r>
              <w:rPr>
                <w:sz w:val="18"/>
                <w:szCs w:val="18"/>
              </w:rPr>
              <w:t>&lt;MSG&gt;</w:t>
            </w:r>
          </w:p>
        </w:tc>
        <w:tc>
          <w:tcPr>
            <w:tcW w:w="1620" w:type="dxa"/>
          </w:tcPr>
          <w:p w14:paraId="7FB29F8F">
            <w:pPr>
              <w:spacing w:before="156" w:beforeLines="50" w:line="300" w:lineRule="auto"/>
              <w:rPr>
                <w:sz w:val="18"/>
                <w:szCs w:val="18"/>
              </w:rPr>
            </w:pPr>
            <w:r>
              <w:rPr>
                <w:rFonts w:hint="eastAsia"/>
                <w:sz w:val="18"/>
                <w:szCs w:val="18"/>
              </w:rPr>
              <w:t>根标签</w:t>
            </w:r>
            <w:r>
              <w:rPr>
                <w:sz w:val="18"/>
                <w:szCs w:val="18"/>
              </w:rPr>
              <w:t>M</w:t>
            </w:r>
          </w:p>
        </w:tc>
        <w:tc>
          <w:tcPr>
            <w:tcW w:w="1620" w:type="dxa"/>
          </w:tcPr>
          <w:p w14:paraId="1D0F8B5E">
            <w:pPr>
              <w:spacing w:before="156" w:beforeLines="50" w:line="300" w:lineRule="auto"/>
              <w:rPr>
                <w:sz w:val="18"/>
                <w:szCs w:val="18"/>
              </w:rPr>
            </w:pPr>
            <w:r>
              <w:rPr>
                <w:sz w:val="18"/>
                <w:szCs w:val="18"/>
              </w:rPr>
              <w:t>N/A</w:t>
            </w:r>
          </w:p>
        </w:tc>
        <w:tc>
          <w:tcPr>
            <w:tcW w:w="1260" w:type="dxa"/>
          </w:tcPr>
          <w:p w14:paraId="7DBC3F8A">
            <w:pPr>
              <w:spacing w:before="156" w:beforeLines="50" w:line="300" w:lineRule="auto"/>
              <w:rPr>
                <w:sz w:val="18"/>
                <w:szCs w:val="18"/>
              </w:rPr>
            </w:pPr>
            <w:r>
              <w:rPr>
                <w:sz w:val="18"/>
                <w:szCs w:val="18"/>
              </w:rPr>
              <w:t>N/A</w:t>
            </w:r>
          </w:p>
        </w:tc>
        <w:tc>
          <w:tcPr>
            <w:tcW w:w="720" w:type="dxa"/>
          </w:tcPr>
          <w:p w14:paraId="5A1C4A07">
            <w:pPr>
              <w:spacing w:before="156" w:beforeLines="50" w:line="300" w:lineRule="auto"/>
              <w:rPr>
                <w:sz w:val="18"/>
                <w:szCs w:val="18"/>
              </w:rPr>
            </w:pPr>
            <w:r>
              <w:rPr>
                <w:sz w:val="18"/>
                <w:szCs w:val="18"/>
              </w:rPr>
              <w:t>N/A</w:t>
            </w:r>
          </w:p>
        </w:tc>
        <w:tc>
          <w:tcPr>
            <w:tcW w:w="1754" w:type="dxa"/>
          </w:tcPr>
          <w:p w14:paraId="5A9256ED">
            <w:pPr>
              <w:spacing w:before="156" w:beforeLines="50" w:line="300" w:lineRule="auto"/>
              <w:rPr>
                <w:sz w:val="18"/>
                <w:szCs w:val="18"/>
              </w:rPr>
            </w:pPr>
            <w:r>
              <w:rPr>
                <w:sz w:val="18"/>
                <w:szCs w:val="18"/>
              </w:rPr>
              <w:t>N/A</w:t>
            </w:r>
          </w:p>
        </w:tc>
      </w:tr>
      <w:tr w14:paraId="140C2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B004542">
            <w:pPr>
              <w:spacing w:before="156" w:beforeLines="50" w:line="300" w:lineRule="auto"/>
              <w:rPr>
                <w:sz w:val="18"/>
                <w:szCs w:val="18"/>
              </w:rPr>
            </w:pPr>
            <w:r>
              <w:rPr>
                <w:sz w:val="18"/>
                <w:szCs w:val="18"/>
              </w:rPr>
              <w:t>&lt;META&gt;</w:t>
            </w:r>
          </w:p>
        </w:tc>
        <w:tc>
          <w:tcPr>
            <w:tcW w:w="1620" w:type="dxa"/>
          </w:tcPr>
          <w:p w14:paraId="017B733F">
            <w:pPr>
              <w:spacing w:before="156" w:beforeLines="50" w:line="300" w:lineRule="auto"/>
              <w:rPr>
                <w:sz w:val="18"/>
                <w:szCs w:val="18"/>
              </w:rPr>
            </w:pPr>
            <w:r>
              <w:rPr>
                <w:rFonts w:hint="eastAsia"/>
                <w:sz w:val="18"/>
                <w:szCs w:val="18"/>
              </w:rPr>
              <w:t>消息头标签</w:t>
            </w:r>
            <w:r>
              <w:rPr>
                <w:sz w:val="18"/>
                <w:szCs w:val="18"/>
              </w:rPr>
              <w:t>M</w:t>
            </w:r>
          </w:p>
        </w:tc>
        <w:tc>
          <w:tcPr>
            <w:tcW w:w="1620" w:type="dxa"/>
          </w:tcPr>
          <w:p w14:paraId="3879F7FF">
            <w:pPr>
              <w:spacing w:before="156" w:beforeLines="50" w:line="300" w:lineRule="auto"/>
              <w:rPr>
                <w:sz w:val="18"/>
                <w:szCs w:val="18"/>
              </w:rPr>
            </w:pPr>
            <w:r>
              <w:rPr>
                <w:sz w:val="18"/>
                <w:szCs w:val="18"/>
              </w:rPr>
              <w:t>N/A</w:t>
            </w:r>
          </w:p>
        </w:tc>
        <w:tc>
          <w:tcPr>
            <w:tcW w:w="1260" w:type="dxa"/>
          </w:tcPr>
          <w:p w14:paraId="69332D4A">
            <w:pPr>
              <w:spacing w:before="156" w:beforeLines="50" w:line="300" w:lineRule="auto"/>
              <w:rPr>
                <w:sz w:val="18"/>
                <w:szCs w:val="18"/>
              </w:rPr>
            </w:pPr>
            <w:r>
              <w:rPr>
                <w:sz w:val="18"/>
                <w:szCs w:val="18"/>
              </w:rPr>
              <w:t>N/A</w:t>
            </w:r>
          </w:p>
        </w:tc>
        <w:tc>
          <w:tcPr>
            <w:tcW w:w="720" w:type="dxa"/>
          </w:tcPr>
          <w:p w14:paraId="114D827F">
            <w:pPr>
              <w:spacing w:before="156" w:beforeLines="50" w:line="300" w:lineRule="auto"/>
              <w:rPr>
                <w:sz w:val="18"/>
                <w:szCs w:val="18"/>
              </w:rPr>
            </w:pPr>
            <w:r>
              <w:rPr>
                <w:sz w:val="18"/>
                <w:szCs w:val="18"/>
              </w:rPr>
              <w:t>N/A</w:t>
            </w:r>
          </w:p>
        </w:tc>
        <w:tc>
          <w:tcPr>
            <w:tcW w:w="1754" w:type="dxa"/>
          </w:tcPr>
          <w:p w14:paraId="186AED04">
            <w:pPr>
              <w:spacing w:before="156" w:beforeLines="50" w:line="300" w:lineRule="auto"/>
              <w:rPr>
                <w:sz w:val="18"/>
                <w:szCs w:val="18"/>
              </w:rPr>
            </w:pPr>
            <w:r>
              <w:rPr>
                <w:sz w:val="18"/>
                <w:szCs w:val="18"/>
              </w:rPr>
              <w:t>N/A</w:t>
            </w:r>
          </w:p>
        </w:tc>
      </w:tr>
      <w:tr w14:paraId="5CC7D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C3DCB2E">
            <w:pPr>
              <w:spacing w:before="156" w:beforeLines="50" w:line="300" w:lineRule="auto"/>
              <w:rPr>
                <w:sz w:val="18"/>
                <w:szCs w:val="18"/>
              </w:rPr>
            </w:pPr>
            <w:r>
              <w:rPr>
                <w:sz w:val="18"/>
                <w:szCs w:val="18"/>
              </w:rPr>
              <w:t>&lt;SNDR&gt;</w:t>
            </w:r>
          </w:p>
        </w:tc>
        <w:tc>
          <w:tcPr>
            <w:tcW w:w="1620" w:type="dxa"/>
          </w:tcPr>
          <w:p w14:paraId="443F58D3">
            <w:pPr>
              <w:spacing w:before="156" w:beforeLines="50" w:line="300" w:lineRule="auto"/>
              <w:rPr>
                <w:sz w:val="18"/>
                <w:szCs w:val="18"/>
              </w:rPr>
            </w:pPr>
            <w:r>
              <w:rPr>
                <w:rFonts w:hint="eastAsia"/>
                <w:sz w:val="18"/>
                <w:szCs w:val="18"/>
              </w:rPr>
              <w:t>消息发送者</w:t>
            </w:r>
            <w:r>
              <w:rPr>
                <w:sz w:val="18"/>
                <w:szCs w:val="18"/>
              </w:rPr>
              <w:t>M</w:t>
            </w:r>
          </w:p>
        </w:tc>
        <w:tc>
          <w:tcPr>
            <w:tcW w:w="1620" w:type="dxa"/>
          </w:tcPr>
          <w:p w14:paraId="00AD86F3">
            <w:pPr>
              <w:spacing w:before="156" w:beforeLines="50" w:line="300" w:lineRule="auto"/>
              <w:rPr>
                <w:sz w:val="18"/>
                <w:szCs w:val="18"/>
              </w:rPr>
            </w:pPr>
            <w:r>
              <w:rPr>
                <w:sz w:val="18"/>
                <w:szCs w:val="18"/>
              </w:rPr>
              <w:t>S{1-4}</w:t>
            </w:r>
          </w:p>
        </w:tc>
        <w:tc>
          <w:tcPr>
            <w:tcW w:w="1260" w:type="dxa"/>
          </w:tcPr>
          <w:p w14:paraId="1FFC90CD">
            <w:pPr>
              <w:spacing w:before="156" w:beforeLines="50" w:line="300" w:lineRule="auto"/>
              <w:rPr>
                <w:sz w:val="18"/>
                <w:szCs w:val="18"/>
              </w:rPr>
            </w:pPr>
            <w:r>
              <w:rPr>
                <w:sz w:val="18"/>
                <w:szCs w:val="18"/>
              </w:rPr>
              <w:t>[0-9][a-z][A-Z]</w:t>
            </w:r>
          </w:p>
        </w:tc>
        <w:tc>
          <w:tcPr>
            <w:tcW w:w="720" w:type="dxa"/>
          </w:tcPr>
          <w:p w14:paraId="18F9ACAD">
            <w:pPr>
              <w:spacing w:before="156" w:beforeLines="50" w:line="300" w:lineRule="auto"/>
              <w:rPr>
                <w:sz w:val="18"/>
                <w:szCs w:val="18"/>
              </w:rPr>
            </w:pPr>
            <w:r>
              <w:rPr>
                <w:rFonts w:hint="eastAsia"/>
                <w:sz w:val="18"/>
                <w:szCs w:val="18"/>
              </w:rPr>
              <w:t>SCMS</w:t>
            </w:r>
          </w:p>
        </w:tc>
        <w:tc>
          <w:tcPr>
            <w:tcW w:w="1754" w:type="dxa"/>
          </w:tcPr>
          <w:p w14:paraId="237CF496">
            <w:pPr>
              <w:spacing w:before="156" w:beforeLines="50" w:line="300" w:lineRule="auto"/>
              <w:rPr>
                <w:sz w:val="18"/>
                <w:szCs w:val="18"/>
              </w:rPr>
            </w:pPr>
            <w:r>
              <w:rPr>
                <w:rFonts w:hint="eastAsia"/>
                <w:sz w:val="18"/>
                <w:szCs w:val="18"/>
              </w:rPr>
              <w:t>由集成方统一定义</w:t>
            </w:r>
          </w:p>
        </w:tc>
      </w:tr>
      <w:tr w14:paraId="609D6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8D25801">
            <w:pPr>
              <w:spacing w:before="156" w:beforeLines="50" w:line="300" w:lineRule="auto"/>
              <w:rPr>
                <w:sz w:val="18"/>
                <w:szCs w:val="18"/>
              </w:rPr>
            </w:pPr>
            <w:r>
              <w:rPr>
                <w:sz w:val="18"/>
                <w:szCs w:val="18"/>
              </w:rPr>
              <w:t>&lt;RCVR&gt;</w:t>
            </w:r>
          </w:p>
        </w:tc>
        <w:tc>
          <w:tcPr>
            <w:tcW w:w="1620" w:type="dxa"/>
          </w:tcPr>
          <w:p w14:paraId="1E7FA09D">
            <w:pPr>
              <w:spacing w:before="156" w:beforeLines="50" w:line="300" w:lineRule="auto"/>
              <w:rPr>
                <w:sz w:val="18"/>
                <w:szCs w:val="18"/>
              </w:rPr>
            </w:pPr>
            <w:r>
              <w:rPr>
                <w:rFonts w:hint="eastAsia"/>
                <w:sz w:val="18"/>
                <w:szCs w:val="18"/>
              </w:rPr>
              <w:t>消息接收者</w:t>
            </w:r>
            <w:r>
              <w:rPr>
                <w:sz w:val="18"/>
                <w:szCs w:val="18"/>
              </w:rPr>
              <w:t>M</w:t>
            </w:r>
          </w:p>
        </w:tc>
        <w:tc>
          <w:tcPr>
            <w:tcW w:w="1620" w:type="dxa"/>
          </w:tcPr>
          <w:p w14:paraId="6CDD5964">
            <w:pPr>
              <w:spacing w:before="156" w:beforeLines="50" w:line="300" w:lineRule="auto"/>
              <w:rPr>
                <w:sz w:val="18"/>
                <w:szCs w:val="18"/>
              </w:rPr>
            </w:pPr>
            <w:r>
              <w:rPr>
                <w:sz w:val="18"/>
                <w:szCs w:val="18"/>
              </w:rPr>
              <w:t>S{1-4}</w:t>
            </w:r>
          </w:p>
        </w:tc>
        <w:tc>
          <w:tcPr>
            <w:tcW w:w="1260" w:type="dxa"/>
          </w:tcPr>
          <w:p w14:paraId="757E9DFF">
            <w:pPr>
              <w:spacing w:before="156" w:beforeLines="50" w:line="300" w:lineRule="auto"/>
              <w:rPr>
                <w:sz w:val="18"/>
                <w:szCs w:val="18"/>
              </w:rPr>
            </w:pPr>
            <w:r>
              <w:rPr>
                <w:sz w:val="18"/>
                <w:szCs w:val="18"/>
              </w:rPr>
              <w:t>[0-9][a-z][A-Z] | EMPTY</w:t>
            </w:r>
          </w:p>
        </w:tc>
        <w:tc>
          <w:tcPr>
            <w:tcW w:w="720" w:type="dxa"/>
          </w:tcPr>
          <w:p w14:paraId="573E9481">
            <w:pPr>
              <w:spacing w:before="156" w:beforeLines="50" w:line="300" w:lineRule="auto"/>
              <w:rPr>
                <w:sz w:val="18"/>
                <w:szCs w:val="18"/>
              </w:rPr>
            </w:pPr>
            <w:r>
              <w:rPr>
                <w:sz w:val="18"/>
                <w:szCs w:val="18"/>
              </w:rPr>
              <w:t>OMMS</w:t>
            </w:r>
          </w:p>
        </w:tc>
        <w:tc>
          <w:tcPr>
            <w:tcW w:w="1754" w:type="dxa"/>
          </w:tcPr>
          <w:p w14:paraId="40C3F71A">
            <w:pPr>
              <w:spacing w:before="156" w:beforeLines="50" w:line="300" w:lineRule="auto"/>
              <w:rPr>
                <w:sz w:val="18"/>
                <w:szCs w:val="18"/>
              </w:rPr>
            </w:pPr>
            <w:r>
              <w:rPr>
                <w:rFonts w:hint="eastAsia"/>
                <w:sz w:val="18"/>
                <w:szCs w:val="18"/>
              </w:rPr>
              <w:t>由集成方统一定义</w:t>
            </w:r>
          </w:p>
        </w:tc>
      </w:tr>
      <w:tr w14:paraId="3BAF2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2D5CEFE6">
            <w:pPr>
              <w:spacing w:before="156" w:beforeLines="50" w:line="300" w:lineRule="auto"/>
              <w:rPr>
                <w:sz w:val="18"/>
                <w:szCs w:val="18"/>
              </w:rPr>
            </w:pPr>
            <w:r>
              <w:rPr>
                <w:sz w:val="18"/>
                <w:szCs w:val="18"/>
              </w:rPr>
              <w:t>&lt;SEQN&gt;</w:t>
            </w:r>
          </w:p>
        </w:tc>
        <w:tc>
          <w:tcPr>
            <w:tcW w:w="1620" w:type="dxa"/>
          </w:tcPr>
          <w:p w14:paraId="664D6588">
            <w:pPr>
              <w:spacing w:before="156" w:beforeLines="50" w:line="300" w:lineRule="auto"/>
              <w:rPr>
                <w:sz w:val="18"/>
                <w:szCs w:val="18"/>
              </w:rPr>
            </w:pPr>
            <w:r>
              <w:rPr>
                <w:rFonts w:hint="eastAsia"/>
                <w:sz w:val="18"/>
                <w:szCs w:val="18"/>
              </w:rPr>
              <w:t>消息序号</w:t>
            </w:r>
            <w:r>
              <w:rPr>
                <w:sz w:val="18"/>
                <w:szCs w:val="18"/>
              </w:rPr>
              <w:t>M</w:t>
            </w:r>
          </w:p>
        </w:tc>
        <w:tc>
          <w:tcPr>
            <w:tcW w:w="1620" w:type="dxa"/>
          </w:tcPr>
          <w:p w14:paraId="0260C085">
            <w:pPr>
              <w:spacing w:before="156" w:beforeLines="50" w:line="300" w:lineRule="auto"/>
              <w:rPr>
                <w:sz w:val="18"/>
                <w:szCs w:val="18"/>
              </w:rPr>
            </w:pPr>
            <w:r>
              <w:rPr>
                <w:sz w:val="18"/>
                <w:szCs w:val="18"/>
              </w:rPr>
              <w:t>N{1-6}</w:t>
            </w:r>
          </w:p>
        </w:tc>
        <w:tc>
          <w:tcPr>
            <w:tcW w:w="1260" w:type="dxa"/>
          </w:tcPr>
          <w:p w14:paraId="096D4F67">
            <w:pPr>
              <w:spacing w:before="156" w:beforeLines="50" w:line="300" w:lineRule="auto"/>
              <w:rPr>
                <w:sz w:val="18"/>
                <w:szCs w:val="18"/>
              </w:rPr>
            </w:pPr>
            <w:r>
              <w:rPr>
                <w:sz w:val="18"/>
                <w:szCs w:val="18"/>
              </w:rPr>
              <w:t>1-999999</w:t>
            </w:r>
          </w:p>
        </w:tc>
        <w:tc>
          <w:tcPr>
            <w:tcW w:w="720" w:type="dxa"/>
          </w:tcPr>
          <w:p w14:paraId="273EF318">
            <w:pPr>
              <w:spacing w:before="156" w:beforeLines="50" w:line="300" w:lineRule="auto"/>
              <w:rPr>
                <w:sz w:val="18"/>
                <w:szCs w:val="18"/>
              </w:rPr>
            </w:pPr>
            <w:r>
              <w:rPr>
                <w:sz w:val="18"/>
                <w:szCs w:val="18"/>
              </w:rPr>
              <w:t>1111</w:t>
            </w:r>
          </w:p>
        </w:tc>
        <w:tc>
          <w:tcPr>
            <w:tcW w:w="1754" w:type="dxa"/>
          </w:tcPr>
          <w:p w14:paraId="50371A24">
            <w:pPr>
              <w:spacing w:before="156" w:beforeLines="50" w:line="300" w:lineRule="auto"/>
              <w:rPr>
                <w:sz w:val="18"/>
                <w:szCs w:val="18"/>
              </w:rPr>
            </w:pPr>
            <w:r>
              <w:rPr>
                <w:rFonts w:hint="eastAsia"/>
                <w:sz w:val="18"/>
                <w:szCs w:val="18"/>
              </w:rPr>
              <w:t>取整数，最小值为１，最大值为</w:t>
            </w:r>
            <w:r>
              <w:rPr>
                <w:sz w:val="18"/>
                <w:szCs w:val="18"/>
              </w:rPr>
              <w:t>999999,</w:t>
            </w:r>
            <w:r>
              <w:rPr>
                <w:rFonts w:hint="eastAsia"/>
                <w:sz w:val="18"/>
                <w:szCs w:val="18"/>
              </w:rPr>
              <w:t>达到最大值时循环使用。</w:t>
            </w:r>
          </w:p>
        </w:tc>
      </w:tr>
      <w:tr w14:paraId="27093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40918DA">
            <w:pPr>
              <w:spacing w:before="156" w:beforeLines="50" w:line="300" w:lineRule="auto"/>
              <w:rPr>
                <w:sz w:val="18"/>
                <w:szCs w:val="18"/>
              </w:rPr>
            </w:pPr>
            <w:r>
              <w:rPr>
                <w:sz w:val="18"/>
                <w:szCs w:val="18"/>
              </w:rPr>
              <w:t>&lt;DDTM&gt;</w:t>
            </w:r>
          </w:p>
        </w:tc>
        <w:tc>
          <w:tcPr>
            <w:tcW w:w="1620" w:type="dxa"/>
          </w:tcPr>
          <w:p w14:paraId="0E849D64">
            <w:pPr>
              <w:spacing w:before="156" w:beforeLines="50" w:line="300" w:lineRule="auto"/>
              <w:rPr>
                <w:sz w:val="18"/>
                <w:szCs w:val="18"/>
              </w:rPr>
            </w:pPr>
            <w:r>
              <w:rPr>
                <w:rFonts w:hint="eastAsia"/>
                <w:sz w:val="18"/>
                <w:szCs w:val="18"/>
              </w:rPr>
              <w:t>发送时间</w:t>
            </w:r>
            <w:r>
              <w:rPr>
                <w:sz w:val="18"/>
                <w:szCs w:val="18"/>
              </w:rPr>
              <w:t>M</w:t>
            </w:r>
          </w:p>
        </w:tc>
        <w:tc>
          <w:tcPr>
            <w:tcW w:w="1620" w:type="dxa"/>
          </w:tcPr>
          <w:p w14:paraId="7B326C22">
            <w:pPr>
              <w:spacing w:before="156" w:beforeLines="50" w:line="300" w:lineRule="auto"/>
              <w:rPr>
                <w:sz w:val="18"/>
                <w:szCs w:val="18"/>
              </w:rPr>
            </w:pPr>
            <w:r>
              <w:rPr>
                <w:sz w:val="18"/>
                <w:szCs w:val="18"/>
              </w:rPr>
              <w:t>DT{1-14}/DTF(yyyyMMddHHmmss)</w:t>
            </w:r>
          </w:p>
        </w:tc>
        <w:tc>
          <w:tcPr>
            <w:tcW w:w="1260" w:type="dxa"/>
          </w:tcPr>
          <w:p w14:paraId="38DD6933">
            <w:pPr>
              <w:spacing w:before="156" w:beforeLines="50" w:line="300" w:lineRule="auto"/>
              <w:rPr>
                <w:sz w:val="18"/>
                <w:szCs w:val="18"/>
              </w:rPr>
            </w:pPr>
            <w:r>
              <w:rPr>
                <w:sz w:val="18"/>
                <w:szCs w:val="18"/>
              </w:rPr>
              <w:t>N/A</w:t>
            </w:r>
          </w:p>
        </w:tc>
        <w:tc>
          <w:tcPr>
            <w:tcW w:w="720" w:type="dxa"/>
          </w:tcPr>
          <w:p w14:paraId="52834E65">
            <w:pPr>
              <w:spacing w:before="156" w:beforeLines="50" w:line="300" w:lineRule="auto"/>
              <w:rPr>
                <w:sz w:val="18"/>
                <w:szCs w:val="18"/>
              </w:rPr>
            </w:pPr>
            <w:r>
              <w:rPr>
                <w:sz w:val="18"/>
                <w:szCs w:val="18"/>
              </w:rPr>
              <w:t>20100103211034</w:t>
            </w:r>
          </w:p>
        </w:tc>
        <w:tc>
          <w:tcPr>
            <w:tcW w:w="1754" w:type="dxa"/>
          </w:tcPr>
          <w:p w14:paraId="595BD0C2">
            <w:pPr>
              <w:spacing w:before="156" w:beforeLines="50" w:line="300" w:lineRule="auto"/>
              <w:rPr>
                <w:sz w:val="18"/>
                <w:szCs w:val="18"/>
              </w:rPr>
            </w:pPr>
            <w:r>
              <w:rPr>
                <w:sz w:val="18"/>
                <w:szCs w:val="18"/>
              </w:rPr>
              <w:t>N/A</w:t>
            </w:r>
          </w:p>
        </w:tc>
      </w:tr>
      <w:tr w14:paraId="6AFB6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3CA1F520">
            <w:pPr>
              <w:spacing w:before="156" w:beforeLines="50" w:line="300" w:lineRule="auto"/>
              <w:rPr>
                <w:sz w:val="18"/>
                <w:szCs w:val="18"/>
              </w:rPr>
            </w:pPr>
            <w:r>
              <w:rPr>
                <w:sz w:val="18"/>
                <w:szCs w:val="18"/>
              </w:rPr>
              <w:t>&lt;TYPE&gt;</w:t>
            </w:r>
          </w:p>
        </w:tc>
        <w:tc>
          <w:tcPr>
            <w:tcW w:w="1620" w:type="dxa"/>
            <w:shd w:val="clear" w:color="auto" w:fill="FFFFFF"/>
          </w:tcPr>
          <w:p w14:paraId="67A05074">
            <w:pPr>
              <w:spacing w:before="156" w:beforeLines="50" w:line="300" w:lineRule="auto"/>
              <w:rPr>
                <w:sz w:val="18"/>
                <w:szCs w:val="18"/>
              </w:rPr>
            </w:pPr>
            <w:r>
              <w:rPr>
                <w:rFonts w:hint="eastAsia"/>
                <w:sz w:val="18"/>
                <w:szCs w:val="18"/>
              </w:rPr>
              <w:t>消息类别</w:t>
            </w:r>
            <w:r>
              <w:rPr>
                <w:sz w:val="18"/>
                <w:szCs w:val="18"/>
              </w:rPr>
              <w:t>M</w:t>
            </w:r>
          </w:p>
        </w:tc>
        <w:tc>
          <w:tcPr>
            <w:tcW w:w="1620" w:type="dxa"/>
            <w:shd w:val="clear" w:color="auto" w:fill="FFFFFF"/>
          </w:tcPr>
          <w:p w14:paraId="47223E02">
            <w:pPr>
              <w:spacing w:before="156" w:beforeLines="50" w:line="300" w:lineRule="auto"/>
              <w:rPr>
                <w:sz w:val="18"/>
                <w:szCs w:val="18"/>
              </w:rPr>
            </w:pPr>
            <w:r>
              <w:rPr>
                <w:sz w:val="18"/>
                <w:szCs w:val="18"/>
              </w:rPr>
              <w:t>S{1-4}</w:t>
            </w:r>
          </w:p>
        </w:tc>
        <w:tc>
          <w:tcPr>
            <w:tcW w:w="1260" w:type="dxa"/>
            <w:shd w:val="clear" w:color="auto" w:fill="FFFFFF"/>
          </w:tcPr>
          <w:p w14:paraId="09D2E3D0">
            <w:pPr>
              <w:spacing w:before="156" w:beforeLines="50" w:line="300" w:lineRule="auto"/>
              <w:rPr>
                <w:sz w:val="18"/>
                <w:szCs w:val="18"/>
              </w:rPr>
            </w:pPr>
            <w:r>
              <w:rPr>
                <w:sz w:val="18"/>
                <w:szCs w:val="18"/>
              </w:rPr>
              <w:t>[0-9][a-z][A-Z]</w:t>
            </w:r>
          </w:p>
        </w:tc>
        <w:tc>
          <w:tcPr>
            <w:tcW w:w="720" w:type="dxa"/>
            <w:shd w:val="clear" w:color="auto" w:fill="FFFFFF"/>
          </w:tcPr>
          <w:p w14:paraId="062201F5">
            <w:pPr>
              <w:spacing w:before="156" w:beforeLines="50" w:line="300" w:lineRule="auto"/>
              <w:rPr>
                <w:sz w:val="18"/>
                <w:szCs w:val="18"/>
              </w:rPr>
            </w:pPr>
            <w:r>
              <w:rPr>
                <w:sz w:val="18"/>
                <w:szCs w:val="18"/>
              </w:rPr>
              <w:t>PBME</w:t>
            </w:r>
          </w:p>
        </w:tc>
        <w:tc>
          <w:tcPr>
            <w:tcW w:w="1754" w:type="dxa"/>
            <w:shd w:val="clear" w:color="auto" w:fill="FFFFFF"/>
          </w:tcPr>
          <w:p w14:paraId="391BE959">
            <w:pPr>
              <w:spacing w:before="156" w:beforeLines="50" w:line="300" w:lineRule="auto"/>
              <w:rPr>
                <w:sz w:val="18"/>
                <w:szCs w:val="18"/>
              </w:rPr>
            </w:pPr>
            <w:r>
              <w:rPr>
                <w:sz w:val="18"/>
                <w:szCs w:val="18"/>
              </w:rPr>
              <w:t>N/A</w:t>
            </w:r>
          </w:p>
        </w:tc>
      </w:tr>
      <w:tr w14:paraId="28BB4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20FF33BD">
            <w:pPr>
              <w:spacing w:before="156" w:beforeLines="50" w:line="300" w:lineRule="auto"/>
              <w:rPr>
                <w:sz w:val="18"/>
                <w:szCs w:val="18"/>
              </w:rPr>
            </w:pPr>
            <w:r>
              <w:rPr>
                <w:sz w:val="18"/>
                <w:szCs w:val="18"/>
              </w:rPr>
              <w:t>&lt;STYP&gt;</w:t>
            </w:r>
          </w:p>
        </w:tc>
        <w:tc>
          <w:tcPr>
            <w:tcW w:w="1620" w:type="dxa"/>
            <w:shd w:val="clear" w:color="auto" w:fill="FFFFFF"/>
          </w:tcPr>
          <w:p w14:paraId="72574B06">
            <w:pPr>
              <w:spacing w:before="156" w:beforeLines="50" w:line="300" w:lineRule="auto"/>
              <w:rPr>
                <w:sz w:val="18"/>
                <w:szCs w:val="18"/>
              </w:rPr>
            </w:pPr>
            <w:r>
              <w:rPr>
                <w:rFonts w:hint="eastAsia"/>
                <w:sz w:val="18"/>
                <w:szCs w:val="18"/>
              </w:rPr>
              <w:t>消息类型</w:t>
            </w:r>
            <w:r>
              <w:rPr>
                <w:sz w:val="18"/>
                <w:szCs w:val="18"/>
              </w:rPr>
              <w:t>M</w:t>
            </w:r>
          </w:p>
        </w:tc>
        <w:tc>
          <w:tcPr>
            <w:tcW w:w="1620" w:type="dxa"/>
            <w:shd w:val="clear" w:color="auto" w:fill="FFFFFF"/>
          </w:tcPr>
          <w:p w14:paraId="63F3C4D3">
            <w:pPr>
              <w:spacing w:before="156" w:beforeLines="50" w:line="300" w:lineRule="auto"/>
              <w:rPr>
                <w:sz w:val="18"/>
                <w:szCs w:val="18"/>
              </w:rPr>
            </w:pPr>
            <w:r>
              <w:rPr>
                <w:sz w:val="18"/>
                <w:szCs w:val="18"/>
              </w:rPr>
              <w:t>S{1-4}</w:t>
            </w:r>
          </w:p>
        </w:tc>
        <w:tc>
          <w:tcPr>
            <w:tcW w:w="1260" w:type="dxa"/>
            <w:shd w:val="clear" w:color="auto" w:fill="FFFFFF"/>
          </w:tcPr>
          <w:p w14:paraId="57CE90DE">
            <w:pPr>
              <w:spacing w:before="156" w:beforeLines="50" w:line="300" w:lineRule="auto"/>
              <w:rPr>
                <w:sz w:val="18"/>
                <w:szCs w:val="18"/>
              </w:rPr>
            </w:pPr>
            <w:r>
              <w:rPr>
                <w:sz w:val="18"/>
                <w:szCs w:val="18"/>
              </w:rPr>
              <w:t>[0-9][a-z][A-Z]</w:t>
            </w:r>
          </w:p>
        </w:tc>
        <w:tc>
          <w:tcPr>
            <w:tcW w:w="720" w:type="dxa"/>
            <w:shd w:val="clear" w:color="auto" w:fill="FFFFFF"/>
          </w:tcPr>
          <w:p w14:paraId="75465593">
            <w:pPr>
              <w:spacing w:before="156" w:beforeLines="50" w:line="300" w:lineRule="auto"/>
              <w:rPr>
                <w:sz w:val="18"/>
                <w:szCs w:val="18"/>
              </w:rPr>
            </w:pPr>
            <w:r>
              <w:rPr>
                <w:sz w:val="18"/>
                <w:szCs w:val="18"/>
              </w:rPr>
              <w:t>EPDE</w:t>
            </w:r>
          </w:p>
        </w:tc>
        <w:tc>
          <w:tcPr>
            <w:tcW w:w="1754" w:type="dxa"/>
            <w:shd w:val="clear" w:color="auto" w:fill="FFFFFF"/>
          </w:tcPr>
          <w:p w14:paraId="6B2D4510">
            <w:pPr>
              <w:spacing w:before="156" w:beforeLines="50" w:line="300" w:lineRule="auto"/>
              <w:rPr>
                <w:sz w:val="18"/>
                <w:szCs w:val="18"/>
              </w:rPr>
            </w:pPr>
            <w:r>
              <w:rPr>
                <w:sz w:val="18"/>
                <w:szCs w:val="18"/>
              </w:rPr>
              <w:t>N/A</w:t>
            </w:r>
          </w:p>
        </w:tc>
      </w:tr>
      <w:tr w14:paraId="5680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60B1A793">
            <w:pPr>
              <w:spacing w:before="156" w:beforeLines="50" w:line="300" w:lineRule="auto"/>
              <w:rPr>
                <w:sz w:val="18"/>
                <w:szCs w:val="18"/>
              </w:rPr>
            </w:pPr>
          </w:p>
        </w:tc>
        <w:tc>
          <w:tcPr>
            <w:tcW w:w="1620" w:type="dxa"/>
            <w:shd w:val="clear" w:color="auto" w:fill="CCFFCC"/>
          </w:tcPr>
          <w:p w14:paraId="48B99DD7">
            <w:pPr>
              <w:spacing w:before="156" w:beforeLines="50" w:line="300" w:lineRule="auto"/>
              <w:rPr>
                <w:sz w:val="18"/>
                <w:szCs w:val="18"/>
              </w:rPr>
            </w:pPr>
          </w:p>
        </w:tc>
        <w:tc>
          <w:tcPr>
            <w:tcW w:w="1620" w:type="dxa"/>
            <w:shd w:val="clear" w:color="auto" w:fill="CCFFCC"/>
          </w:tcPr>
          <w:p w14:paraId="7F82AEE4">
            <w:pPr>
              <w:spacing w:before="156" w:beforeLines="50" w:line="300" w:lineRule="auto"/>
              <w:rPr>
                <w:sz w:val="18"/>
                <w:szCs w:val="18"/>
              </w:rPr>
            </w:pPr>
          </w:p>
        </w:tc>
        <w:tc>
          <w:tcPr>
            <w:tcW w:w="1260" w:type="dxa"/>
            <w:shd w:val="clear" w:color="auto" w:fill="CCFFCC"/>
          </w:tcPr>
          <w:p w14:paraId="6B9459BC">
            <w:pPr>
              <w:spacing w:before="156" w:beforeLines="50" w:line="300" w:lineRule="auto"/>
              <w:rPr>
                <w:sz w:val="18"/>
                <w:szCs w:val="18"/>
              </w:rPr>
            </w:pPr>
          </w:p>
        </w:tc>
        <w:tc>
          <w:tcPr>
            <w:tcW w:w="720" w:type="dxa"/>
            <w:shd w:val="clear" w:color="auto" w:fill="CCFFCC"/>
          </w:tcPr>
          <w:p w14:paraId="59E92770">
            <w:pPr>
              <w:spacing w:before="156" w:beforeLines="50" w:line="300" w:lineRule="auto"/>
              <w:rPr>
                <w:sz w:val="18"/>
                <w:szCs w:val="18"/>
              </w:rPr>
            </w:pPr>
          </w:p>
        </w:tc>
        <w:tc>
          <w:tcPr>
            <w:tcW w:w="1754" w:type="dxa"/>
            <w:shd w:val="clear" w:color="auto" w:fill="CCFFCC"/>
          </w:tcPr>
          <w:p w14:paraId="11C66FF9">
            <w:pPr>
              <w:spacing w:before="156" w:beforeLines="50" w:line="300" w:lineRule="auto"/>
              <w:rPr>
                <w:sz w:val="18"/>
                <w:szCs w:val="18"/>
              </w:rPr>
            </w:pPr>
          </w:p>
        </w:tc>
      </w:tr>
      <w:tr w14:paraId="08EE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F10B00C">
            <w:pPr>
              <w:spacing w:before="156" w:beforeLines="50" w:line="300" w:lineRule="auto"/>
              <w:rPr>
                <w:sz w:val="18"/>
                <w:szCs w:val="18"/>
              </w:rPr>
            </w:pPr>
            <w:r>
              <w:rPr>
                <w:sz w:val="18"/>
                <w:szCs w:val="18"/>
              </w:rPr>
              <w:t>&lt;EMPL&gt;</w:t>
            </w:r>
          </w:p>
        </w:tc>
        <w:tc>
          <w:tcPr>
            <w:tcW w:w="1620" w:type="dxa"/>
          </w:tcPr>
          <w:p w14:paraId="6AAC7CAE">
            <w:pPr>
              <w:spacing w:before="156" w:beforeLines="50" w:line="300" w:lineRule="auto"/>
              <w:rPr>
                <w:sz w:val="18"/>
                <w:szCs w:val="18"/>
              </w:rPr>
            </w:pPr>
            <w:r>
              <w:rPr>
                <w:rFonts w:hint="eastAsia"/>
                <w:sz w:val="18"/>
                <w:szCs w:val="18"/>
              </w:rPr>
              <w:t>员工信息信息标签</w:t>
            </w:r>
            <w:r>
              <w:rPr>
                <w:sz w:val="18"/>
                <w:szCs w:val="18"/>
              </w:rPr>
              <w:t>M</w:t>
            </w:r>
          </w:p>
        </w:tc>
        <w:tc>
          <w:tcPr>
            <w:tcW w:w="1620" w:type="dxa"/>
          </w:tcPr>
          <w:p w14:paraId="14386241">
            <w:pPr>
              <w:spacing w:before="156" w:beforeLines="50" w:line="300" w:lineRule="auto"/>
              <w:rPr>
                <w:sz w:val="18"/>
                <w:szCs w:val="18"/>
              </w:rPr>
            </w:pPr>
            <w:r>
              <w:rPr>
                <w:sz w:val="18"/>
                <w:szCs w:val="18"/>
              </w:rPr>
              <w:t>N/A</w:t>
            </w:r>
          </w:p>
        </w:tc>
        <w:tc>
          <w:tcPr>
            <w:tcW w:w="1260" w:type="dxa"/>
          </w:tcPr>
          <w:p w14:paraId="780E06F9">
            <w:pPr>
              <w:spacing w:before="156" w:beforeLines="50" w:line="300" w:lineRule="auto"/>
              <w:rPr>
                <w:sz w:val="18"/>
                <w:szCs w:val="18"/>
              </w:rPr>
            </w:pPr>
            <w:r>
              <w:rPr>
                <w:sz w:val="18"/>
                <w:szCs w:val="18"/>
              </w:rPr>
              <w:t>N/A</w:t>
            </w:r>
          </w:p>
        </w:tc>
        <w:tc>
          <w:tcPr>
            <w:tcW w:w="720" w:type="dxa"/>
          </w:tcPr>
          <w:p w14:paraId="39305A9C">
            <w:pPr>
              <w:spacing w:before="156" w:beforeLines="50" w:line="300" w:lineRule="auto"/>
              <w:rPr>
                <w:sz w:val="18"/>
                <w:szCs w:val="18"/>
              </w:rPr>
            </w:pPr>
            <w:r>
              <w:rPr>
                <w:sz w:val="18"/>
                <w:szCs w:val="18"/>
              </w:rPr>
              <w:t>N/A</w:t>
            </w:r>
          </w:p>
        </w:tc>
        <w:tc>
          <w:tcPr>
            <w:tcW w:w="1754" w:type="dxa"/>
          </w:tcPr>
          <w:p w14:paraId="3D081206">
            <w:pPr>
              <w:spacing w:before="156" w:beforeLines="50" w:line="300" w:lineRule="auto"/>
              <w:rPr>
                <w:sz w:val="18"/>
                <w:szCs w:val="18"/>
              </w:rPr>
            </w:pPr>
            <w:r>
              <w:rPr>
                <w:sz w:val="18"/>
                <w:szCs w:val="18"/>
              </w:rPr>
              <w:t>N/A</w:t>
            </w:r>
          </w:p>
        </w:tc>
      </w:tr>
      <w:tr w14:paraId="422B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BAA0681">
            <w:pPr>
              <w:spacing w:before="156" w:beforeLines="50" w:line="300" w:lineRule="auto"/>
              <w:rPr>
                <w:sz w:val="18"/>
                <w:szCs w:val="18"/>
              </w:rPr>
            </w:pPr>
            <w:r>
              <w:rPr>
                <w:sz w:val="18"/>
                <w:szCs w:val="18"/>
              </w:rPr>
              <w:t>&lt;ID&gt;</w:t>
            </w:r>
          </w:p>
        </w:tc>
        <w:tc>
          <w:tcPr>
            <w:tcW w:w="1620" w:type="dxa"/>
          </w:tcPr>
          <w:p w14:paraId="0D65638D">
            <w:pPr>
              <w:spacing w:before="156" w:beforeLines="50" w:line="300" w:lineRule="auto"/>
              <w:rPr>
                <w:sz w:val="18"/>
                <w:szCs w:val="18"/>
              </w:rPr>
            </w:pPr>
            <w:r>
              <w:rPr>
                <w:rFonts w:hint="eastAsia"/>
                <w:sz w:val="18"/>
                <w:szCs w:val="18"/>
              </w:rPr>
              <w:t>员工ID如果&lt;EMPL&gt;存在</w:t>
            </w:r>
            <w:r>
              <w:rPr>
                <w:sz w:val="18"/>
                <w:szCs w:val="18"/>
              </w:rPr>
              <w:t>M</w:t>
            </w:r>
          </w:p>
        </w:tc>
        <w:tc>
          <w:tcPr>
            <w:tcW w:w="1620" w:type="dxa"/>
          </w:tcPr>
          <w:p w14:paraId="72BF4F27">
            <w:pPr>
              <w:spacing w:before="156" w:beforeLines="50" w:line="300" w:lineRule="auto"/>
              <w:rPr>
                <w:sz w:val="18"/>
                <w:szCs w:val="18"/>
              </w:rPr>
            </w:pPr>
            <w:r>
              <w:rPr>
                <w:sz w:val="18"/>
                <w:szCs w:val="18"/>
              </w:rPr>
              <w:t>S{1-7}</w:t>
            </w:r>
          </w:p>
        </w:tc>
        <w:tc>
          <w:tcPr>
            <w:tcW w:w="1260" w:type="dxa"/>
          </w:tcPr>
          <w:p w14:paraId="74A0BAF8">
            <w:pPr>
              <w:spacing w:before="156" w:beforeLines="50" w:line="300" w:lineRule="auto"/>
              <w:rPr>
                <w:sz w:val="18"/>
                <w:szCs w:val="18"/>
              </w:rPr>
            </w:pPr>
            <w:r>
              <w:rPr>
                <w:sz w:val="18"/>
                <w:szCs w:val="18"/>
              </w:rPr>
              <w:t>N/A</w:t>
            </w:r>
          </w:p>
        </w:tc>
        <w:tc>
          <w:tcPr>
            <w:tcW w:w="720" w:type="dxa"/>
          </w:tcPr>
          <w:p w14:paraId="1DE8422D">
            <w:pPr>
              <w:spacing w:before="156" w:beforeLines="50" w:line="300" w:lineRule="auto"/>
              <w:rPr>
                <w:sz w:val="18"/>
                <w:szCs w:val="18"/>
              </w:rPr>
            </w:pPr>
            <w:r>
              <w:rPr>
                <w:sz w:val="18"/>
                <w:szCs w:val="18"/>
              </w:rPr>
              <w:t>0100201</w:t>
            </w:r>
          </w:p>
        </w:tc>
        <w:tc>
          <w:tcPr>
            <w:tcW w:w="1754" w:type="dxa"/>
          </w:tcPr>
          <w:p w14:paraId="55F5CFA6">
            <w:pPr>
              <w:spacing w:before="156" w:beforeLines="50" w:line="300" w:lineRule="auto"/>
              <w:rPr>
                <w:sz w:val="18"/>
                <w:szCs w:val="18"/>
              </w:rPr>
            </w:pPr>
          </w:p>
        </w:tc>
      </w:tr>
      <w:tr w14:paraId="2C5E5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76DA9C0">
            <w:pPr>
              <w:spacing w:before="156" w:beforeLines="50" w:line="300" w:lineRule="auto"/>
              <w:rPr>
                <w:sz w:val="18"/>
                <w:szCs w:val="18"/>
              </w:rPr>
            </w:pPr>
            <w:r>
              <w:rPr>
                <w:rFonts w:hint="eastAsia"/>
                <w:sz w:val="18"/>
                <w:szCs w:val="18"/>
                <w:lang w:bidi="ar"/>
              </w:rPr>
              <w:t>&lt;CODE&gt;</w:t>
            </w:r>
          </w:p>
        </w:tc>
        <w:tc>
          <w:tcPr>
            <w:tcW w:w="1620" w:type="dxa"/>
          </w:tcPr>
          <w:p w14:paraId="3915C4DE">
            <w:pPr>
              <w:spacing w:before="156" w:beforeLines="50" w:line="300" w:lineRule="auto"/>
              <w:rPr>
                <w:sz w:val="18"/>
                <w:szCs w:val="18"/>
              </w:rPr>
            </w:pPr>
            <w:r>
              <w:rPr>
                <w:rFonts w:hint="eastAsia"/>
                <w:sz w:val="18"/>
                <w:szCs w:val="18"/>
                <w:lang w:bidi="ar"/>
              </w:rPr>
              <w:t>员工编码如果&lt;SCDT&gt;存在M</w:t>
            </w:r>
          </w:p>
        </w:tc>
        <w:tc>
          <w:tcPr>
            <w:tcW w:w="1620" w:type="dxa"/>
          </w:tcPr>
          <w:p w14:paraId="13E0B08E">
            <w:pPr>
              <w:spacing w:before="156" w:beforeLines="50" w:line="300" w:lineRule="auto"/>
              <w:rPr>
                <w:sz w:val="18"/>
                <w:szCs w:val="18"/>
              </w:rPr>
            </w:pPr>
            <w:r>
              <w:rPr>
                <w:rFonts w:hint="eastAsia"/>
                <w:sz w:val="18"/>
                <w:szCs w:val="18"/>
                <w:lang w:bidi="ar"/>
              </w:rPr>
              <w:t>S{1-50}</w:t>
            </w:r>
          </w:p>
        </w:tc>
        <w:tc>
          <w:tcPr>
            <w:tcW w:w="1260" w:type="dxa"/>
          </w:tcPr>
          <w:p w14:paraId="5DD365FC">
            <w:pPr>
              <w:spacing w:before="156" w:beforeLines="50" w:line="300" w:lineRule="auto"/>
              <w:rPr>
                <w:sz w:val="18"/>
                <w:szCs w:val="18"/>
              </w:rPr>
            </w:pPr>
            <w:r>
              <w:rPr>
                <w:rFonts w:hint="eastAsia"/>
                <w:sz w:val="18"/>
                <w:szCs w:val="18"/>
                <w:lang w:bidi="ar"/>
              </w:rPr>
              <w:t>N/A</w:t>
            </w:r>
          </w:p>
        </w:tc>
        <w:tc>
          <w:tcPr>
            <w:tcW w:w="720" w:type="dxa"/>
          </w:tcPr>
          <w:p w14:paraId="09C5AE15">
            <w:pPr>
              <w:spacing w:before="156" w:beforeLines="50" w:line="300" w:lineRule="auto"/>
              <w:rPr>
                <w:sz w:val="18"/>
                <w:szCs w:val="18"/>
              </w:rPr>
            </w:pPr>
            <w:r>
              <w:rPr>
                <w:rFonts w:hint="eastAsia"/>
                <w:sz w:val="18"/>
                <w:szCs w:val="18"/>
                <w:lang w:bidi="ar"/>
              </w:rPr>
              <w:t>101098</w:t>
            </w:r>
          </w:p>
        </w:tc>
        <w:tc>
          <w:tcPr>
            <w:tcW w:w="1754" w:type="dxa"/>
          </w:tcPr>
          <w:p w14:paraId="5FF22CE9">
            <w:pPr>
              <w:rPr>
                <w:sz w:val="18"/>
                <w:szCs w:val="18"/>
              </w:rPr>
            </w:pPr>
            <w:r>
              <w:rPr>
                <w:rFonts w:hint="eastAsia"/>
                <w:sz w:val="18"/>
                <w:szCs w:val="18"/>
                <w:lang w:bidi="ar"/>
              </w:rPr>
              <w:t>N/A</w:t>
            </w:r>
          </w:p>
        </w:tc>
      </w:tr>
      <w:tr w14:paraId="3F36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F0EA5F7">
            <w:pPr>
              <w:spacing w:before="156" w:beforeLines="50" w:line="300" w:lineRule="auto"/>
              <w:rPr>
                <w:sz w:val="18"/>
                <w:szCs w:val="18"/>
              </w:rPr>
            </w:pPr>
            <w:r>
              <w:rPr>
                <w:rFonts w:hint="eastAsia"/>
                <w:sz w:val="18"/>
                <w:szCs w:val="18"/>
                <w:lang w:bidi="ar"/>
              </w:rPr>
              <w:t>&lt;NAME&gt;</w:t>
            </w:r>
          </w:p>
        </w:tc>
        <w:tc>
          <w:tcPr>
            <w:tcW w:w="1620" w:type="dxa"/>
          </w:tcPr>
          <w:p w14:paraId="653B13DA">
            <w:pPr>
              <w:spacing w:before="156" w:beforeLines="50" w:line="300" w:lineRule="auto"/>
              <w:rPr>
                <w:sz w:val="18"/>
                <w:szCs w:val="18"/>
              </w:rPr>
            </w:pPr>
            <w:r>
              <w:rPr>
                <w:rFonts w:hint="eastAsia"/>
                <w:sz w:val="18"/>
                <w:szCs w:val="18"/>
                <w:lang w:bidi="ar"/>
              </w:rPr>
              <w:t>员工姓名如果&lt;SCDT&gt;存在M</w:t>
            </w:r>
          </w:p>
        </w:tc>
        <w:tc>
          <w:tcPr>
            <w:tcW w:w="1620" w:type="dxa"/>
          </w:tcPr>
          <w:p w14:paraId="2731B9AF">
            <w:pPr>
              <w:spacing w:before="156" w:beforeLines="50" w:line="300" w:lineRule="auto"/>
              <w:rPr>
                <w:sz w:val="18"/>
                <w:szCs w:val="18"/>
              </w:rPr>
            </w:pPr>
            <w:r>
              <w:rPr>
                <w:rFonts w:hint="eastAsia"/>
                <w:sz w:val="18"/>
                <w:szCs w:val="18"/>
                <w:lang w:bidi="ar"/>
              </w:rPr>
              <w:t>S{1-32}</w:t>
            </w:r>
          </w:p>
        </w:tc>
        <w:tc>
          <w:tcPr>
            <w:tcW w:w="1260" w:type="dxa"/>
          </w:tcPr>
          <w:p w14:paraId="366C0327">
            <w:pPr>
              <w:spacing w:before="156" w:beforeLines="50" w:line="300" w:lineRule="auto"/>
              <w:rPr>
                <w:sz w:val="18"/>
                <w:szCs w:val="18"/>
              </w:rPr>
            </w:pPr>
            <w:r>
              <w:rPr>
                <w:rFonts w:hint="eastAsia"/>
                <w:sz w:val="18"/>
                <w:szCs w:val="18"/>
                <w:lang w:bidi="ar"/>
              </w:rPr>
              <w:t>N/A</w:t>
            </w:r>
          </w:p>
        </w:tc>
        <w:tc>
          <w:tcPr>
            <w:tcW w:w="720" w:type="dxa"/>
          </w:tcPr>
          <w:p w14:paraId="66EFC6FF">
            <w:pPr>
              <w:spacing w:before="156" w:beforeLines="50" w:line="300" w:lineRule="auto"/>
              <w:rPr>
                <w:sz w:val="18"/>
                <w:szCs w:val="18"/>
              </w:rPr>
            </w:pPr>
            <w:r>
              <w:rPr>
                <w:rFonts w:hint="eastAsia"/>
                <w:sz w:val="18"/>
                <w:szCs w:val="18"/>
                <w:lang w:bidi="ar"/>
              </w:rPr>
              <w:t>张三</w:t>
            </w:r>
          </w:p>
        </w:tc>
        <w:tc>
          <w:tcPr>
            <w:tcW w:w="1754" w:type="dxa"/>
          </w:tcPr>
          <w:p w14:paraId="77EA3CEE">
            <w:pPr>
              <w:rPr>
                <w:sz w:val="18"/>
                <w:szCs w:val="18"/>
              </w:rPr>
            </w:pPr>
            <w:r>
              <w:rPr>
                <w:rFonts w:hint="eastAsia"/>
                <w:sz w:val="18"/>
                <w:szCs w:val="18"/>
                <w:lang w:bidi="ar"/>
              </w:rPr>
              <w:t>N/A</w:t>
            </w:r>
          </w:p>
        </w:tc>
      </w:tr>
    </w:tbl>
    <w:p w14:paraId="44D7982A">
      <w:pPr>
        <w:pStyle w:val="8"/>
        <w:widowControl w:val="0"/>
        <w:spacing w:line="360" w:lineRule="auto"/>
        <w:jc w:val="both"/>
        <w:rPr>
          <w:rFonts w:ascii="宋体"/>
          <w:szCs w:val="30"/>
        </w:rPr>
      </w:pPr>
      <w:r>
        <w:rPr>
          <w:rFonts w:ascii="宋体" w:hAnsi="宋体"/>
          <w:szCs w:val="30"/>
        </w:rPr>
        <w:t>XML</w:t>
      </w:r>
      <w:r>
        <w:rPr>
          <w:rFonts w:hint="eastAsia" w:ascii="宋体" w:hAnsi="宋体"/>
          <w:szCs w:val="30"/>
        </w:rPr>
        <w:t>样例</w:t>
      </w:r>
    </w:p>
    <w:p w14:paraId="2EAD1D42">
      <w:pPr>
        <w:spacing w:after="240"/>
      </w:pPr>
      <w:r>
        <w:t>&lt;?xml version="1.0" encoding="UTF-8"?&gt;</w:t>
      </w:r>
      <w:r>
        <w:br w:type="textWrapping"/>
      </w:r>
      <w:r>
        <w:t>&lt;MSG&gt;</w:t>
      </w:r>
      <w:r>
        <w:br w:type="textWrapping"/>
      </w:r>
      <w:r>
        <w:t>    &lt;META&gt;</w:t>
      </w:r>
      <w:r>
        <w:br w:type="textWrapping"/>
      </w:r>
      <w:r>
        <w:t>        &lt;SNDR&gt;</w:t>
      </w:r>
      <w:r>
        <w:rPr>
          <w:rFonts w:hint="eastAsia"/>
        </w:rPr>
        <w:t>SCMS</w:t>
      </w:r>
      <w:r>
        <w:t>&lt;/SNDR&gt;</w:t>
      </w:r>
      <w:r>
        <w:br w:type="textWrapping"/>
      </w:r>
      <w:r>
        <w:t>        &lt;RCVR&gt;&lt;/RCVR&gt;</w:t>
      </w:r>
      <w:r>
        <w:br w:type="textWrapping"/>
      </w:r>
      <w:r>
        <w:t>        &lt;SEQN&gt;1&lt;/SEQN&gt;</w:t>
      </w:r>
      <w:r>
        <w:br w:type="textWrapping"/>
      </w:r>
      <w:r>
        <w:t>        &lt;DDTM&gt;2010010223000&lt;/DDTM&gt;</w:t>
      </w:r>
      <w:r>
        <w:br w:type="textWrapping"/>
      </w:r>
      <w:r>
        <w:t>        &lt;TYPE&gt;PBME&lt;/TYPE&gt;</w:t>
      </w:r>
      <w:r>
        <w:br w:type="textWrapping"/>
      </w:r>
      <w:r>
        <w:t>        &lt;STYP&gt;EPDE&lt;/STYP&gt;</w:t>
      </w:r>
      <w:r>
        <w:br w:type="textWrapping"/>
      </w:r>
      <w:r>
        <w:t>    &lt;/META&gt;</w:t>
      </w:r>
      <w:r>
        <w:br w:type="textWrapping"/>
      </w:r>
      <w:r>
        <w:t>    &lt;EMPL&gt;</w:t>
      </w:r>
      <w:r>
        <w:br w:type="textWrapping"/>
      </w:r>
      <w:r>
        <w:t>        &lt;ID&gt;0010011&lt;/</w:t>
      </w:r>
      <w:r>
        <w:rPr>
          <w:rFonts w:hint="eastAsia"/>
        </w:rPr>
        <w:t>ID</w:t>
      </w:r>
      <w:r>
        <w:t>&gt;</w:t>
      </w:r>
    </w:p>
    <w:p w14:paraId="7488B1BE">
      <w:pPr>
        <w:spacing w:after="240"/>
      </w:pPr>
      <w:r>
        <w:t>        &lt;</w:t>
      </w:r>
      <w:r>
        <w:rPr>
          <w:rFonts w:hint="eastAsia"/>
          <w:lang w:val="en-US" w:eastAsia="zh-CN"/>
        </w:rPr>
        <w:t>CODE</w:t>
      </w:r>
      <w:r>
        <w:t>&gt;</w:t>
      </w:r>
      <w:r>
        <w:rPr>
          <w:rFonts w:hint="eastAsia"/>
          <w:lang w:val="en-US" w:eastAsia="zh-CN"/>
        </w:rPr>
        <w:t>101098</w:t>
      </w:r>
      <w:r>
        <w:t>&lt;/</w:t>
      </w:r>
      <w:r>
        <w:rPr>
          <w:rFonts w:hint="eastAsia"/>
          <w:lang w:val="en-US" w:eastAsia="zh-CN"/>
        </w:rPr>
        <w:t>CODE</w:t>
      </w:r>
      <w:r>
        <w:t>&gt;</w:t>
      </w:r>
    </w:p>
    <w:p w14:paraId="28A0DDA1">
      <w:pPr>
        <w:spacing w:after="240"/>
      </w:pPr>
      <w:r>
        <w:t>        </w:t>
      </w:r>
      <w:r>
        <w:rPr>
          <w:rFonts w:hint="eastAsia"/>
          <w:lang w:val="en-US" w:eastAsia="zh-CN"/>
        </w:rPr>
        <w:t>&lt;NAME&gt;张三&lt;/NAME&gt;</w:t>
      </w:r>
      <w:r>
        <w:br w:type="textWrapping"/>
      </w:r>
      <w:r>
        <w:t>    &lt;/EMPL&gt;</w:t>
      </w:r>
      <w:r>
        <w:br w:type="textWrapping"/>
      </w:r>
      <w:r>
        <w:t xml:space="preserve">&lt;/MSG&gt; </w:t>
      </w:r>
    </w:p>
    <w:p w14:paraId="785C82B8">
      <w:pPr>
        <w:pStyle w:val="7"/>
        <w:widowControl w:val="0"/>
        <w:spacing w:line="360" w:lineRule="auto"/>
        <w:jc w:val="both"/>
        <w:rPr>
          <w:rFonts w:ascii="宋体"/>
          <w:sz w:val="28"/>
          <w:szCs w:val="30"/>
        </w:rPr>
      </w:pPr>
      <w:bookmarkStart w:id="20" w:name="_Toc422474384"/>
      <w:r>
        <w:rPr>
          <w:rFonts w:hint="eastAsia" w:ascii="宋体" w:hAnsi="宋体"/>
          <w:sz w:val="28"/>
          <w:szCs w:val="30"/>
        </w:rPr>
        <w:t>员工信息请求消息（</w:t>
      </w:r>
      <w:r>
        <w:rPr>
          <w:rFonts w:ascii="宋体" w:hAnsi="宋体"/>
          <w:sz w:val="28"/>
          <w:szCs w:val="30"/>
        </w:rPr>
        <w:t>RQEP</w:t>
      </w:r>
      <w:r>
        <w:rPr>
          <w:rFonts w:hint="eastAsia" w:ascii="宋体" w:hAnsi="宋体"/>
          <w:sz w:val="28"/>
          <w:szCs w:val="30"/>
        </w:rPr>
        <w:t>）</w:t>
      </w:r>
      <w:bookmarkEnd w:id="20"/>
    </w:p>
    <w:p w14:paraId="356AACB1">
      <w:pPr>
        <w:pStyle w:val="8"/>
        <w:widowControl w:val="0"/>
        <w:spacing w:line="360" w:lineRule="auto"/>
        <w:jc w:val="both"/>
        <w:rPr>
          <w:rFonts w:ascii="宋体"/>
          <w:szCs w:val="30"/>
        </w:rPr>
      </w:pPr>
      <w:r>
        <w:rPr>
          <w:rFonts w:ascii="宋体" w:hAnsi="宋体"/>
          <w:szCs w:val="30"/>
        </w:rPr>
        <w:t>RQEP</w:t>
      </w:r>
      <w:r>
        <w:rPr>
          <w:rFonts w:hint="eastAsia" w:ascii="宋体" w:hAnsi="宋体"/>
          <w:szCs w:val="30"/>
        </w:rPr>
        <w:t>消息说明</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6392"/>
      </w:tblGrid>
      <w:tr w14:paraId="69E4C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03DF4043">
            <w:pPr>
              <w:spacing w:before="156" w:beforeLines="50" w:line="300" w:lineRule="auto"/>
              <w:rPr>
                <w:sz w:val="18"/>
                <w:szCs w:val="18"/>
              </w:rPr>
            </w:pPr>
            <w:r>
              <w:rPr>
                <w:rFonts w:hint="eastAsia"/>
                <w:sz w:val="18"/>
                <w:szCs w:val="18"/>
              </w:rPr>
              <w:t>消息类型</w:t>
            </w:r>
            <w:r>
              <w:rPr>
                <w:sz w:val="18"/>
                <w:szCs w:val="18"/>
              </w:rPr>
              <w:t>TYPE</w:t>
            </w:r>
          </w:p>
        </w:tc>
        <w:tc>
          <w:tcPr>
            <w:tcW w:w="6392" w:type="dxa"/>
          </w:tcPr>
          <w:p w14:paraId="6034EAD3">
            <w:pPr>
              <w:spacing w:before="156" w:beforeLines="50" w:line="300" w:lineRule="auto"/>
              <w:rPr>
                <w:b/>
                <w:sz w:val="18"/>
                <w:szCs w:val="18"/>
              </w:rPr>
            </w:pPr>
            <w:r>
              <w:rPr>
                <w:b/>
                <w:sz w:val="18"/>
                <w:szCs w:val="18"/>
              </w:rPr>
              <w:t>RQEP</w:t>
            </w:r>
          </w:p>
        </w:tc>
      </w:tr>
      <w:tr w14:paraId="3FB0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22CE028B">
            <w:pPr>
              <w:spacing w:before="156" w:beforeLines="50" w:line="300" w:lineRule="auto"/>
              <w:rPr>
                <w:sz w:val="18"/>
                <w:szCs w:val="18"/>
              </w:rPr>
            </w:pPr>
            <w:r>
              <w:rPr>
                <w:rFonts w:hint="eastAsia"/>
                <w:sz w:val="18"/>
                <w:szCs w:val="18"/>
              </w:rPr>
              <w:t>应用场景及说明</w:t>
            </w:r>
          </w:p>
        </w:tc>
        <w:tc>
          <w:tcPr>
            <w:tcW w:w="6392" w:type="dxa"/>
          </w:tcPr>
          <w:p w14:paraId="6D7A8502">
            <w:pPr>
              <w:widowControl w:val="0"/>
              <w:numPr>
                <w:ilvl w:val="0"/>
                <w:numId w:val="2"/>
              </w:numPr>
              <w:spacing w:before="156" w:beforeLines="50" w:line="300" w:lineRule="auto"/>
              <w:jc w:val="both"/>
              <w:rPr>
                <w:sz w:val="18"/>
                <w:szCs w:val="18"/>
              </w:rPr>
            </w:pPr>
            <w:r>
              <w:rPr>
                <w:rFonts w:hint="eastAsia"/>
                <w:sz w:val="18"/>
                <w:szCs w:val="18"/>
              </w:rPr>
              <w:t>其它接入系统向排班信息系统请求员工信息信息</w:t>
            </w:r>
          </w:p>
          <w:p w14:paraId="15A7275C">
            <w:pPr>
              <w:widowControl w:val="0"/>
              <w:numPr>
                <w:ilvl w:val="0"/>
                <w:numId w:val="2"/>
              </w:numPr>
              <w:spacing w:before="156" w:beforeLines="50" w:line="300" w:lineRule="auto"/>
              <w:jc w:val="both"/>
              <w:rPr>
                <w:sz w:val="18"/>
                <w:szCs w:val="18"/>
              </w:rPr>
            </w:pPr>
            <w:r>
              <w:rPr>
                <w:rFonts w:hint="eastAsia"/>
                <w:sz w:val="18"/>
                <w:szCs w:val="18"/>
              </w:rPr>
              <w:t>消息大类型属于</w:t>
            </w:r>
            <w:r>
              <w:rPr>
                <w:sz w:val="18"/>
                <w:szCs w:val="18"/>
              </w:rPr>
              <w:t>REQE</w:t>
            </w:r>
            <w:r>
              <w:rPr>
                <w:rFonts w:hint="eastAsia"/>
                <w:sz w:val="18"/>
                <w:szCs w:val="18"/>
              </w:rPr>
              <w:t>，可以按照</w:t>
            </w:r>
            <w:r>
              <w:rPr>
                <w:sz w:val="18"/>
                <w:szCs w:val="18"/>
              </w:rPr>
              <w:t>REQE</w:t>
            </w:r>
            <w:r>
              <w:rPr>
                <w:rFonts w:hint="eastAsia"/>
                <w:sz w:val="18"/>
                <w:szCs w:val="18"/>
              </w:rPr>
              <w:t>来处理</w:t>
            </w:r>
          </w:p>
        </w:tc>
      </w:tr>
      <w:tr w14:paraId="79307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59A957AD">
            <w:pPr>
              <w:spacing w:before="156" w:beforeLines="50" w:line="300" w:lineRule="auto"/>
              <w:rPr>
                <w:sz w:val="18"/>
                <w:szCs w:val="18"/>
              </w:rPr>
            </w:pPr>
            <w:r>
              <w:rPr>
                <w:rFonts w:hint="eastAsia"/>
                <w:sz w:val="18"/>
                <w:szCs w:val="18"/>
              </w:rPr>
              <w:t>优先级别</w:t>
            </w:r>
          </w:p>
        </w:tc>
        <w:tc>
          <w:tcPr>
            <w:tcW w:w="6392" w:type="dxa"/>
          </w:tcPr>
          <w:p w14:paraId="4FB8C6E7">
            <w:pPr>
              <w:spacing w:before="156" w:beforeLines="50" w:line="300" w:lineRule="auto"/>
              <w:rPr>
                <w:sz w:val="18"/>
                <w:szCs w:val="18"/>
              </w:rPr>
            </w:pPr>
            <w:r>
              <w:rPr>
                <w:sz w:val="18"/>
                <w:szCs w:val="18"/>
              </w:rPr>
              <w:t>4</w:t>
            </w:r>
          </w:p>
        </w:tc>
      </w:tr>
      <w:tr w14:paraId="1B87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0D19AB39">
            <w:pPr>
              <w:spacing w:before="156" w:beforeLines="50" w:line="300" w:lineRule="auto"/>
              <w:rPr>
                <w:sz w:val="18"/>
                <w:szCs w:val="18"/>
              </w:rPr>
            </w:pPr>
            <w:r>
              <w:rPr>
                <w:rFonts w:hint="eastAsia"/>
                <w:sz w:val="18"/>
                <w:szCs w:val="18"/>
              </w:rPr>
              <w:t>发送源</w:t>
            </w:r>
          </w:p>
        </w:tc>
        <w:tc>
          <w:tcPr>
            <w:tcW w:w="6392" w:type="dxa"/>
          </w:tcPr>
          <w:p w14:paraId="34C69F61">
            <w:pPr>
              <w:spacing w:before="156" w:beforeLines="50" w:line="300" w:lineRule="auto"/>
              <w:rPr>
                <w:sz w:val="18"/>
                <w:szCs w:val="18"/>
              </w:rPr>
            </w:pPr>
          </w:p>
        </w:tc>
      </w:tr>
    </w:tbl>
    <w:p w14:paraId="7275B843">
      <w:pPr>
        <w:pStyle w:val="8"/>
        <w:widowControl w:val="0"/>
        <w:spacing w:line="360" w:lineRule="auto"/>
        <w:jc w:val="both"/>
        <w:rPr>
          <w:rFonts w:ascii="宋体"/>
          <w:szCs w:val="30"/>
        </w:rPr>
      </w:pPr>
      <w:r>
        <w:rPr>
          <w:rFonts w:ascii="宋体" w:hAnsi="宋体"/>
          <w:szCs w:val="30"/>
        </w:rPr>
        <w:t>RQEP</w:t>
      </w:r>
      <w:r>
        <w:rPr>
          <w:rFonts w:hint="eastAsia" w:ascii="宋体" w:hAnsi="宋体"/>
          <w:szCs w:val="30"/>
        </w:rPr>
        <w:t>消息标签</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620"/>
        <w:gridCol w:w="1620"/>
        <w:gridCol w:w="1260"/>
        <w:gridCol w:w="720"/>
        <w:gridCol w:w="1754"/>
      </w:tblGrid>
      <w:tr w14:paraId="52922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E0E0E0"/>
          </w:tcPr>
          <w:p w14:paraId="74B02892">
            <w:pPr>
              <w:spacing w:before="156" w:beforeLines="50" w:line="300" w:lineRule="auto"/>
              <w:rPr>
                <w:sz w:val="18"/>
                <w:szCs w:val="18"/>
              </w:rPr>
            </w:pPr>
            <w:r>
              <w:rPr>
                <w:rFonts w:hint="eastAsia"/>
                <w:sz w:val="18"/>
                <w:szCs w:val="18"/>
              </w:rPr>
              <w:t>标签</w:t>
            </w:r>
            <w:r>
              <w:rPr>
                <w:sz w:val="18"/>
                <w:szCs w:val="18"/>
              </w:rPr>
              <w:t xml:space="preserve"> tag</w:t>
            </w:r>
          </w:p>
        </w:tc>
        <w:tc>
          <w:tcPr>
            <w:tcW w:w="1620" w:type="dxa"/>
            <w:shd w:val="clear" w:color="auto" w:fill="E0E0E0"/>
          </w:tcPr>
          <w:p w14:paraId="6E4D4B98">
            <w:pPr>
              <w:spacing w:before="156" w:beforeLines="50" w:line="300" w:lineRule="auto"/>
              <w:rPr>
                <w:sz w:val="18"/>
                <w:szCs w:val="18"/>
              </w:rPr>
            </w:pPr>
            <w:r>
              <w:rPr>
                <w:rFonts w:hint="eastAsia"/>
                <w:sz w:val="18"/>
                <w:szCs w:val="18"/>
              </w:rPr>
              <w:t>说明（是否必须，</w:t>
            </w:r>
            <w:r>
              <w:rPr>
                <w:sz w:val="18"/>
                <w:szCs w:val="18"/>
              </w:rPr>
              <w:t>M</w:t>
            </w:r>
            <w:r>
              <w:rPr>
                <w:rFonts w:hint="eastAsia"/>
                <w:sz w:val="18"/>
                <w:szCs w:val="18"/>
              </w:rPr>
              <w:t>代表必须，</w:t>
            </w:r>
            <w:r>
              <w:rPr>
                <w:sz w:val="18"/>
                <w:szCs w:val="18"/>
              </w:rPr>
              <w:t>O</w:t>
            </w:r>
            <w:r>
              <w:rPr>
                <w:rFonts w:hint="eastAsia"/>
                <w:sz w:val="18"/>
                <w:szCs w:val="18"/>
              </w:rPr>
              <w:t>代表可选）</w:t>
            </w:r>
          </w:p>
        </w:tc>
        <w:tc>
          <w:tcPr>
            <w:tcW w:w="1620" w:type="dxa"/>
            <w:shd w:val="clear" w:color="auto" w:fill="E0E0E0"/>
          </w:tcPr>
          <w:p w14:paraId="6FF2D5B3">
            <w:pPr>
              <w:spacing w:before="156" w:beforeLines="50" w:line="300" w:lineRule="auto"/>
              <w:rPr>
                <w:sz w:val="18"/>
                <w:szCs w:val="18"/>
              </w:rPr>
            </w:pPr>
            <w:r>
              <w:rPr>
                <w:rFonts w:hint="eastAsia"/>
                <w:sz w:val="18"/>
                <w:szCs w:val="18"/>
              </w:rPr>
              <w:t>值类型和宽度</w:t>
            </w:r>
          </w:p>
        </w:tc>
        <w:tc>
          <w:tcPr>
            <w:tcW w:w="1260" w:type="dxa"/>
            <w:shd w:val="clear" w:color="auto" w:fill="E0E0E0"/>
          </w:tcPr>
          <w:p w14:paraId="3A7E2F91">
            <w:pPr>
              <w:spacing w:before="156" w:beforeLines="50" w:line="300" w:lineRule="auto"/>
              <w:rPr>
                <w:sz w:val="18"/>
                <w:szCs w:val="18"/>
              </w:rPr>
            </w:pPr>
            <w:r>
              <w:rPr>
                <w:rFonts w:hint="eastAsia"/>
                <w:sz w:val="18"/>
                <w:szCs w:val="18"/>
              </w:rPr>
              <w:t>取值范围</w:t>
            </w:r>
          </w:p>
        </w:tc>
        <w:tc>
          <w:tcPr>
            <w:tcW w:w="720" w:type="dxa"/>
            <w:shd w:val="clear" w:color="auto" w:fill="E0E0E0"/>
          </w:tcPr>
          <w:p w14:paraId="698C784A">
            <w:pPr>
              <w:spacing w:before="156" w:beforeLines="50" w:line="300" w:lineRule="auto"/>
              <w:rPr>
                <w:sz w:val="18"/>
                <w:szCs w:val="18"/>
              </w:rPr>
            </w:pPr>
            <w:r>
              <w:rPr>
                <w:rFonts w:hint="eastAsia"/>
                <w:sz w:val="18"/>
                <w:szCs w:val="18"/>
              </w:rPr>
              <w:t>样例</w:t>
            </w:r>
          </w:p>
        </w:tc>
        <w:tc>
          <w:tcPr>
            <w:tcW w:w="1754" w:type="dxa"/>
            <w:shd w:val="clear" w:color="auto" w:fill="E0E0E0"/>
          </w:tcPr>
          <w:p w14:paraId="47EB151B">
            <w:pPr>
              <w:spacing w:before="156" w:beforeLines="50" w:line="300" w:lineRule="auto"/>
              <w:rPr>
                <w:sz w:val="18"/>
                <w:szCs w:val="18"/>
              </w:rPr>
            </w:pPr>
            <w:r>
              <w:rPr>
                <w:rFonts w:hint="eastAsia"/>
                <w:sz w:val="18"/>
                <w:szCs w:val="18"/>
              </w:rPr>
              <w:t>备注</w:t>
            </w:r>
          </w:p>
        </w:tc>
      </w:tr>
      <w:tr w14:paraId="3F57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7352D34C">
            <w:pPr>
              <w:spacing w:before="156" w:beforeLines="50" w:line="300" w:lineRule="auto"/>
              <w:rPr>
                <w:sz w:val="18"/>
                <w:szCs w:val="18"/>
              </w:rPr>
            </w:pPr>
            <w:r>
              <w:rPr>
                <w:rFonts w:hint="eastAsia"/>
                <w:sz w:val="18"/>
                <w:szCs w:val="18"/>
              </w:rPr>
              <w:t>消息头</w:t>
            </w:r>
          </w:p>
        </w:tc>
        <w:tc>
          <w:tcPr>
            <w:tcW w:w="1620" w:type="dxa"/>
            <w:shd w:val="clear" w:color="auto" w:fill="CCFFCC"/>
          </w:tcPr>
          <w:p w14:paraId="59812C0E">
            <w:pPr>
              <w:spacing w:before="156" w:beforeLines="50" w:line="300" w:lineRule="auto"/>
              <w:rPr>
                <w:sz w:val="18"/>
                <w:szCs w:val="18"/>
              </w:rPr>
            </w:pPr>
          </w:p>
        </w:tc>
        <w:tc>
          <w:tcPr>
            <w:tcW w:w="1620" w:type="dxa"/>
            <w:shd w:val="clear" w:color="auto" w:fill="CCFFCC"/>
          </w:tcPr>
          <w:p w14:paraId="43982AD4">
            <w:pPr>
              <w:spacing w:before="156" w:beforeLines="50" w:line="300" w:lineRule="auto"/>
              <w:rPr>
                <w:sz w:val="18"/>
                <w:szCs w:val="18"/>
              </w:rPr>
            </w:pPr>
          </w:p>
        </w:tc>
        <w:tc>
          <w:tcPr>
            <w:tcW w:w="1260" w:type="dxa"/>
            <w:shd w:val="clear" w:color="auto" w:fill="CCFFCC"/>
          </w:tcPr>
          <w:p w14:paraId="5143B7FA">
            <w:pPr>
              <w:spacing w:before="156" w:beforeLines="50" w:line="300" w:lineRule="auto"/>
              <w:rPr>
                <w:sz w:val="18"/>
                <w:szCs w:val="18"/>
              </w:rPr>
            </w:pPr>
          </w:p>
        </w:tc>
        <w:tc>
          <w:tcPr>
            <w:tcW w:w="720" w:type="dxa"/>
            <w:shd w:val="clear" w:color="auto" w:fill="CCFFCC"/>
          </w:tcPr>
          <w:p w14:paraId="2E558C04">
            <w:pPr>
              <w:spacing w:before="156" w:beforeLines="50" w:line="300" w:lineRule="auto"/>
              <w:rPr>
                <w:sz w:val="18"/>
                <w:szCs w:val="18"/>
              </w:rPr>
            </w:pPr>
          </w:p>
        </w:tc>
        <w:tc>
          <w:tcPr>
            <w:tcW w:w="1754" w:type="dxa"/>
            <w:shd w:val="clear" w:color="auto" w:fill="CCFFCC"/>
          </w:tcPr>
          <w:p w14:paraId="70C2340D">
            <w:pPr>
              <w:spacing w:before="156" w:beforeLines="50" w:line="300" w:lineRule="auto"/>
              <w:rPr>
                <w:sz w:val="18"/>
                <w:szCs w:val="18"/>
              </w:rPr>
            </w:pPr>
          </w:p>
        </w:tc>
      </w:tr>
      <w:tr w14:paraId="36B37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25D8B748">
            <w:pPr>
              <w:spacing w:before="156" w:beforeLines="50" w:line="300" w:lineRule="auto"/>
              <w:rPr>
                <w:sz w:val="18"/>
                <w:szCs w:val="18"/>
              </w:rPr>
            </w:pPr>
            <w:r>
              <w:rPr>
                <w:sz w:val="18"/>
                <w:szCs w:val="18"/>
              </w:rPr>
              <w:t>&lt;MSG&gt;</w:t>
            </w:r>
          </w:p>
        </w:tc>
        <w:tc>
          <w:tcPr>
            <w:tcW w:w="1620" w:type="dxa"/>
          </w:tcPr>
          <w:p w14:paraId="5FA26B0A">
            <w:pPr>
              <w:spacing w:before="156" w:beforeLines="50" w:line="300" w:lineRule="auto"/>
              <w:rPr>
                <w:sz w:val="18"/>
                <w:szCs w:val="18"/>
              </w:rPr>
            </w:pPr>
            <w:r>
              <w:rPr>
                <w:rFonts w:hint="eastAsia"/>
                <w:sz w:val="18"/>
                <w:szCs w:val="18"/>
              </w:rPr>
              <w:t>根标签</w:t>
            </w:r>
            <w:r>
              <w:rPr>
                <w:sz w:val="18"/>
                <w:szCs w:val="18"/>
              </w:rPr>
              <w:t>M</w:t>
            </w:r>
          </w:p>
        </w:tc>
        <w:tc>
          <w:tcPr>
            <w:tcW w:w="1620" w:type="dxa"/>
          </w:tcPr>
          <w:p w14:paraId="7A18844A">
            <w:pPr>
              <w:spacing w:before="156" w:beforeLines="50" w:line="300" w:lineRule="auto"/>
              <w:rPr>
                <w:sz w:val="18"/>
                <w:szCs w:val="18"/>
              </w:rPr>
            </w:pPr>
            <w:r>
              <w:rPr>
                <w:sz w:val="18"/>
                <w:szCs w:val="18"/>
              </w:rPr>
              <w:t>N/A</w:t>
            </w:r>
          </w:p>
        </w:tc>
        <w:tc>
          <w:tcPr>
            <w:tcW w:w="1260" w:type="dxa"/>
          </w:tcPr>
          <w:p w14:paraId="382AFF26">
            <w:pPr>
              <w:spacing w:before="156" w:beforeLines="50" w:line="300" w:lineRule="auto"/>
              <w:rPr>
                <w:sz w:val="18"/>
                <w:szCs w:val="18"/>
              </w:rPr>
            </w:pPr>
            <w:r>
              <w:rPr>
                <w:sz w:val="18"/>
                <w:szCs w:val="18"/>
              </w:rPr>
              <w:t>N/A</w:t>
            </w:r>
          </w:p>
        </w:tc>
        <w:tc>
          <w:tcPr>
            <w:tcW w:w="720" w:type="dxa"/>
          </w:tcPr>
          <w:p w14:paraId="4B474A4D">
            <w:pPr>
              <w:spacing w:before="156" w:beforeLines="50" w:line="300" w:lineRule="auto"/>
              <w:rPr>
                <w:sz w:val="18"/>
                <w:szCs w:val="18"/>
              </w:rPr>
            </w:pPr>
            <w:r>
              <w:rPr>
                <w:sz w:val="18"/>
                <w:szCs w:val="18"/>
              </w:rPr>
              <w:t>N/A</w:t>
            </w:r>
          </w:p>
        </w:tc>
        <w:tc>
          <w:tcPr>
            <w:tcW w:w="1754" w:type="dxa"/>
          </w:tcPr>
          <w:p w14:paraId="1F41E605">
            <w:pPr>
              <w:spacing w:before="156" w:beforeLines="50" w:line="300" w:lineRule="auto"/>
              <w:rPr>
                <w:sz w:val="18"/>
                <w:szCs w:val="18"/>
              </w:rPr>
            </w:pPr>
            <w:r>
              <w:rPr>
                <w:sz w:val="18"/>
                <w:szCs w:val="18"/>
              </w:rPr>
              <w:t>N/A</w:t>
            </w:r>
          </w:p>
        </w:tc>
      </w:tr>
      <w:tr w14:paraId="2E6C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C93FC06">
            <w:pPr>
              <w:spacing w:before="156" w:beforeLines="50" w:line="300" w:lineRule="auto"/>
              <w:rPr>
                <w:sz w:val="18"/>
                <w:szCs w:val="18"/>
              </w:rPr>
            </w:pPr>
            <w:r>
              <w:rPr>
                <w:sz w:val="18"/>
                <w:szCs w:val="18"/>
              </w:rPr>
              <w:t>&lt;META&gt;</w:t>
            </w:r>
          </w:p>
        </w:tc>
        <w:tc>
          <w:tcPr>
            <w:tcW w:w="1620" w:type="dxa"/>
          </w:tcPr>
          <w:p w14:paraId="6D13C7C4">
            <w:pPr>
              <w:spacing w:before="156" w:beforeLines="50" w:line="300" w:lineRule="auto"/>
              <w:rPr>
                <w:sz w:val="18"/>
                <w:szCs w:val="18"/>
              </w:rPr>
            </w:pPr>
            <w:r>
              <w:rPr>
                <w:rFonts w:hint="eastAsia"/>
                <w:sz w:val="18"/>
                <w:szCs w:val="18"/>
              </w:rPr>
              <w:t>消息头标签</w:t>
            </w:r>
            <w:r>
              <w:rPr>
                <w:sz w:val="18"/>
                <w:szCs w:val="18"/>
              </w:rPr>
              <w:t>M</w:t>
            </w:r>
          </w:p>
        </w:tc>
        <w:tc>
          <w:tcPr>
            <w:tcW w:w="1620" w:type="dxa"/>
          </w:tcPr>
          <w:p w14:paraId="7B6E3CC6">
            <w:pPr>
              <w:spacing w:before="156" w:beforeLines="50" w:line="300" w:lineRule="auto"/>
              <w:rPr>
                <w:sz w:val="18"/>
                <w:szCs w:val="18"/>
              </w:rPr>
            </w:pPr>
            <w:r>
              <w:rPr>
                <w:sz w:val="18"/>
                <w:szCs w:val="18"/>
              </w:rPr>
              <w:t>N/A</w:t>
            </w:r>
          </w:p>
        </w:tc>
        <w:tc>
          <w:tcPr>
            <w:tcW w:w="1260" w:type="dxa"/>
          </w:tcPr>
          <w:p w14:paraId="4868BCC3">
            <w:pPr>
              <w:spacing w:before="156" w:beforeLines="50" w:line="300" w:lineRule="auto"/>
              <w:rPr>
                <w:sz w:val="18"/>
                <w:szCs w:val="18"/>
              </w:rPr>
            </w:pPr>
            <w:r>
              <w:rPr>
                <w:sz w:val="18"/>
                <w:szCs w:val="18"/>
              </w:rPr>
              <w:t>N/A</w:t>
            </w:r>
          </w:p>
        </w:tc>
        <w:tc>
          <w:tcPr>
            <w:tcW w:w="720" w:type="dxa"/>
          </w:tcPr>
          <w:p w14:paraId="4ABB3B82">
            <w:pPr>
              <w:spacing w:before="156" w:beforeLines="50" w:line="300" w:lineRule="auto"/>
              <w:rPr>
                <w:sz w:val="18"/>
                <w:szCs w:val="18"/>
              </w:rPr>
            </w:pPr>
            <w:r>
              <w:rPr>
                <w:sz w:val="18"/>
                <w:szCs w:val="18"/>
              </w:rPr>
              <w:t>N/A</w:t>
            </w:r>
          </w:p>
        </w:tc>
        <w:tc>
          <w:tcPr>
            <w:tcW w:w="1754" w:type="dxa"/>
          </w:tcPr>
          <w:p w14:paraId="18EA4FF1">
            <w:pPr>
              <w:spacing w:before="156" w:beforeLines="50" w:line="300" w:lineRule="auto"/>
              <w:rPr>
                <w:sz w:val="18"/>
                <w:szCs w:val="18"/>
              </w:rPr>
            </w:pPr>
            <w:r>
              <w:rPr>
                <w:sz w:val="18"/>
                <w:szCs w:val="18"/>
              </w:rPr>
              <w:t>N/A</w:t>
            </w:r>
          </w:p>
        </w:tc>
      </w:tr>
      <w:tr w14:paraId="6E4D9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8F7A66D">
            <w:pPr>
              <w:spacing w:before="156" w:beforeLines="50" w:line="300" w:lineRule="auto"/>
              <w:rPr>
                <w:sz w:val="18"/>
                <w:szCs w:val="18"/>
              </w:rPr>
            </w:pPr>
            <w:r>
              <w:rPr>
                <w:sz w:val="18"/>
                <w:szCs w:val="18"/>
              </w:rPr>
              <w:t>&lt;SNDR&gt;</w:t>
            </w:r>
          </w:p>
        </w:tc>
        <w:tc>
          <w:tcPr>
            <w:tcW w:w="1620" w:type="dxa"/>
          </w:tcPr>
          <w:p w14:paraId="40029866">
            <w:pPr>
              <w:spacing w:before="156" w:beforeLines="50" w:line="300" w:lineRule="auto"/>
              <w:rPr>
                <w:sz w:val="18"/>
                <w:szCs w:val="18"/>
              </w:rPr>
            </w:pPr>
            <w:r>
              <w:rPr>
                <w:rFonts w:hint="eastAsia"/>
                <w:sz w:val="18"/>
                <w:szCs w:val="18"/>
              </w:rPr>
              <w:t>消息发送者</w:t>
            </w:r>
            <w:r>
              <w:rPr>
                <w:sz w:val="18"/>
                <w:szCs w:val="18"/>
              </w:rPr>
              <w:t>M</w:t>
            </w:r>
          </w:p>
        </w:tc>
        <w:tc>
          <w:tcPr>
            <w:tcW w:w="1620" w:type="dxa"/>
          </w:tcPr>
          <w:p w14:paraId="72944B9C">
            <w:pPr>
              <w:spacing w:before="156" w:beforeLines="50" w:line="300" w:lineRule="auto"/>
              <w:rPr>
                <w:sz w:val="18"/>
                <w:szCs w:val="18"/>
              </w:rPr>
            </w:pPr>
            <w:r>
              <w:rPr>
                <w:sz w:val="18"/>
                <w:szCs w:val="18"/>
              </w:rPr>
              <w:t>S{1-4}</w:t>
            </w:r>
          </w:p>
        </w:tc>
        <w:tc>
          <w:tcPr>
            <w:tcW w:w="1260" w:type="dxa"/>
          </w:tcPr>
          <w:p w14:paraId="0BFD72E2">
            <w:pPr>
              <w:spacing w:before="156" w:beforeLines="50" w:line="300" w:lineRule="auto"/>
              <w:rPr>
                <w:sz w:val="18"/>
                <w:szCs w:val="18"/>
              </w:rPr>
            </w:pPr>
            <w:r>
              <w:rPr>
                <w:sz w:val="18"/>
                <w:szCs w:val="18"/>
              </w:rPr>
              <w:t>[0-9][a-z][A-Z]</w:t>
            </w:r>
          </w:p>
        </w:tc>
        <w:tc>
          <w:tcPr>
            <w:tcW w:w="720" w:type="dxa"/>
          </w:tcPr>
          <w:p w14:paraId="6DEF93FA">
            <w:pPr>
              <w:spacing w:before="156" w:beforeLines="50" w:line="300" w:lineRule="auto"/>
              <w:rPr>
                <w:sz w:val="18"/>
                <w:szCs w:val="18"/>
              </w:rPr>
            </w:pPr>
            <w:r>
              <w:rPr>
                <w:sz w:val="18"/>
                <w:szCs w:val="18"/>
              </w:rPr>
              <w:t xml:space="preserve">OMMS </w:t>
            </w:r>
          </w:p>
        </w:tc>
        <w:tc>
          <w:tcPr>
            <w:tcW w:w="1754" w:type="dxa"/>
          </w:tcPr>
          <w:p w14:paraId="5899731E">
            <w:pPr>
              <w:spacing w:before="156" w:beforeLines="50" w:line="300" w:lineRule="auto"/>
              <w:rPr>
                <w:sz w:val="18"/>
                <w:szCs w:val="18"/>
              </w:rPr>
            </w:pPr>
            <w:r>
              <w:rPr>
                <w:rFonts w:hint="eastAsia"/>
                <w:sz w:val="18"/>
                <w:szCs w:val="18"/>
              </w:rPr>
              <w:t>由集成方统一定义</w:t>
            </w:r>
          </w:p>
        </w:tc>
      </w:tr>
      <w:tr w14:paraId="2C1D2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67CDE8C">
            <w:pPr>
              <w:spacing w:before="156" w:beforeLines="50" w:line="300" w:lineRule="auto"/>
              <w:rPr>
                <w:sz w:val="18"/>
                <w:szCs w:val="18"/>
              </w:rPr>
            </w:pPr>
            <w:r>
              <w:rPr>
                <w:sz w:val="18"/>
                <w:szCs w:val="18"/>
              </w:rPr>
              <w:t>&lt;RCVR&gt;</w:t>
            </w:r>
          </w:p>
        </w:tc>
        <w:tc>
          <w:tcPr>
            <w:tcW w:w="1620" w:type="dxa"/>
          </w:tcPr>
          <w:p w14:paraId="53F55315">
            <w:pPr>
              <w:spacing w:before="156" w:beforeLines="50" w:line="300" w:lineRule="auto"/>
              <w:rPr>
                <w:sz w:val="18"/>
                <w:szCs w:val="18"/>
              </w:rPr>
            </w:pPr>
            <w:r>
              <w:rPr>
                <w:rFonts w:hint="eastAsia"/>
                <w:sz w:val="18"/>
                <w:szCs w:val="18"/>
              </w:rPr>
              <w:t>消息接收者</w:t>
            </w:r>
            <w:r>
              <w:rPr>
                <w:sz w:val="18"/>
                <w:szCs w:val="18"/>
              </w:rPr>
              <w:t>M</w:t>
            </w:r>
          </w:p>
        </w:tc>
        <w:tc>
          <w:tcPr>
            <w:tcW w:w="1620" w:type="dxa"/>
          </w:tcPr>
          <w:p w14:paraId="1D8AFF0D">
            <w:pPr>
              <w:spacing w:before="156" w:beforeLines="50" w:line="300" w:lineRule="auto"/>
              <w:rPr>
                <w:sz w:val="18"/>
                <w:szCs w:val="18"/>
              </w:rPr>
            </w:pPr>
            <w:r>
              <w:rPr>
                <w:sz w:val="18"/>
                <w:szCs w:val="18"/>
              </w:rPr>
              <w:t>S{1-4}</w:t>
            </w:r>
          </w:p>
        </w:tc>
        <w:tc>
          <w:tcPr>
            <w:tcW w:w="1260" w:type="dxa"/>
          </w:tcPr>
          <w:p w14:paraId="7274EFBD">
            <w:pPr>
              <w:spacing w:before="156" w:beforeLines="50" w:line="300" w:lineRule="auto"/>
              <w:rPr>
                <w:sz w:val="18"/>
                <w:szCs w:val="18"/>
              </w:rPr>
            </w:pPr>
            <w:r>
              <w:rPr>
                <w:sz w:val="18"/>
                <w:szCs w:val="18"/>
              </w:rPr>
              <w:t>[0-9][a-z][A-Z] | EMPTY</w:t>
            </w:r>
          </w:p>
        </w:tc>
        <w:tc>
          <w:tcPr>
            <w:tcW w:w="720" w:type="dxa"/>
          </w:tcPr>
          <w:p w14:paraId="6778A4EB">
            <w:pPr>
              <w:spacing w:before="156" w:beforeLines="50" w:line="300" w:lineRule="auto"/>
              <w:rPr>
                <w:sz w:val="18"/>
                <w:szCs w:val="18"/>
              </w:rPr>
            </w:pPr>
            <w:r>
              <w:rPr>
                <w:rFonts w:hint="eastAsia"/>
                <w:sz w:val="18"/>
                <w:szCs w:val="18"/>
              </w:rPr>
              <w:t>SCMS</w:t>
            </w:r>
          </w:p>
        </w:tc>
        <w:tc>
          <w:tcPr>
            <w:tcW w:w="1754" w:type="dxa"/>
          </w:tcPr>
          <w:p w14:paraId="1DC2C251">
            <w:pPr>
              <w:spacing w:before="156" w:beforeLines="50" w:line="300" w:lineRule="auto"/>
              <w:rPr>
                <w:sz w:val="18"/>
                <w:szCs w:val="18"/>
              </w:rPr>
            </w:pPr>
            <w:r>
              <w:rPr>
                <w:rFonts w:hint="eastAsia"/>
                <w:sz w:val="18"/>
                <w:szCs w:val="18"/>
              </w:rPr>
              <w:t>由集成方统一定义</w:t>
            </w:r>
          </w:p>
        </w:tc>
      </w:tr>
      <w:tr w14:paraId="53C8B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299CDF1E">
            <w:pPr>
              <w:spacing w:before="156" w:beforeLines="50" w:line="300" w:lineRule="auto"/>
              <w:rPr>
                <w:sz w:val="18"/>
                <w:szCs w:val="18"/>
              </w:rPr>
            </w:pPr>
            <w:r>
              <w:rPr>
                <w:sz w:val="18"/>
                <w:szCs w:val="18"/>
              </w:rPr>
              <w:t>&lt;SEQN&gt;</w:t>
            </w:r>
          </w:p>
        </w:tc>
        <w:tc>
          <w:tcPr>
            <w:tcW w:w="1620" w:type="dxa"/>
          </w:tcPr>
          <w:p w14:paraId="47ADA2D4">
            <w:pPr>
              <w:spacing w:before="156" w:beforeLines="50" w:line="300" w:lineRule="auto"/>
              <w:rPr>
                <w:sz w:val="18"/>
                <w:szCs w:val="18"/>
              </w:rPr>
            </w:pPr>
            <w:r>
              <w:rPr>
                <w:rFonts w:hint="eastAsia"/>
                <w:sz w:val="18"/>
                <w:szCs w:val="18"/>
              </w:rPr>
              <w:t>消息序号</w:t>
            </w:r>
            <w:r>
              <w:rPr>
                <w:sz w:val="18"/>
                <w:szCs w:val="18"/>
              </w:rPr>
              <w:t>M</w:t>
            </w:r>
          </w:p>
        </w:tc>
        <w:tc>
          <w:tcPr>
            <w:tcW w:w="1620" w:type="dxa"/>
          </w:tcPr>
          <w:p w14:paraId="01365529">
            <w:pPr>
              <w:spacing w:before="156" w:beforeLines="50" w:line="300" w:lineRule="auto"/>
              <w:rPr>
                <w:sz w:val="18"/>
                <w:szCs w:val="18"/>
              </w:rPr>
            </w:pPr>
            <w:r>
              <w:rPr>
                <w:sz w:val="18"/>
                <w:szCs w:val="18"/>
              </w:rPr>
              <w:t>N{1-6}</w:t>
            </w:r>
          </w:p>
        </w:tc>
        <w:tc>
          <w:tcPr>
            <w:tcW w:w="1260" w:type="dxa"/>
          </w:tcPr>
          <w:p w14:paraId="573B6B8A">
            <w:pPr>
              <w:spacing w:before="156" w:beforeLines="50" w:line="300" w:lineRule="auto"/>
              <w:rPr>
                <w:sz w:val="18"/>
                <w:szCs w:val="18"/>
              </w:rPr>
            </w:pPr>
            <w:r>
              <w:rPr>
                <w:sz w:val="18"/>
                <w:szCs w:val="18"/>
              </w:rPr>
              <w:t>1-999999</w:t>
            </w:r>
          </w:p>
        </w:tc>
        <w:tc>
          <w:tcPr>
            <w:tcW w:w="720" w:type="dxa"/>
          </w:tcPr>
          <w:p w14:paraId="5F00F5CE">
            <w:pPr>
              <w:spacing w:before="156" w:beforeLines="50" w:line="300" w:lineRule="auto"/>
              <w:rPr>
                <w:sz w:val="18"/>
                <w:szCs w:val="18"/>
              </w:rPr>
            </w:pPr>
            <w:r>
              <w:rPr>
                <w:sz w:val="18"/>
                <w:szCs w:val="18"/>
              </w:rPr>
              <w:t>1111</w:t>
            </w:r>
          </w:p>
        </w:tc>
        <w:tc>
          <w:tcPr>
            <w:tcW w:w="1754" w:type="dxa"/>
          </w:tcPr>
          <w:p w14:paraId="4E28C9E3">
            <w:pPr>
              <w:spacing w:before="156" w:beforeLines="50" w:line="300" w:lineRule="auto"/>
              <w:rPr>
                <w:sz w:val="18"/>
                <w:szCs w:val="18"/>
              </w:rPr>
            </w:pPr>
            <w:r>
              <w:rPr>
                <w:rFonts w:hint="eastAsia"/>
                <w:sz w:val="18"/>
                <w:szCs w:val="18"/>
              </w:rPr>
              <w:t>取整数，最小值为１，最大值为</w:t>
            </w:r>
            <w:r>
              <w:rPr>
                <w:sz w:val="18"/>
                <w:szCs w:val="18"/>
              </w:rPr>
              <w:t>999999,</w:t>
            </w:r>
            <w:r>
              <w:rPr>
                <w:rFonts w:hint="eastAsia"/>
                <w:sz w:val="18"/>
                <w:szCs w:val="18"/>
              </w:rPr>
              <w:t>达到最大值时循环使用。</w:t>
            </w:r>
          </w:p>
        </w:tc>
      </w:tr>
      <w:tr w14:paraId="27781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D40D048">
            <w:pPr>
              <w:spacing w:before="156" w:beforeLines="50" w:line="300" w:lineRule="auto"/>
              <w:rPr>
                <w:sz w:val="18"/>
                <w:szCs w:val="18"/>
              </w:rPr>
            </w:pPr>
            <w:r>
              <w:rPr>
                <w:sz w:val="18"/>
                <w:szCs w:val="18"/>
              </w:rPr>
              <w:t>&lt;DDTM&gt;</w:t>
            </w:r>
          </w:p>
        </w:tc>
        <w:tc>
          <w:tcPr>
            <w:tcW w:w="1620" w:type="dxa"/>
          </w:tcPr>
          <w:p w14:paraId="7FF72D3B">
            <w:pPr>
              <w:spacing w:before="156" w:beforeLines="50" w:line="300" w:lineRule="auto"/>
              <w:rPr>
                <w:sz w:val="18"/>
                <w:szCs w:val="18"/>
              </w:rPr>
            </w:pPr>
            <w:r>
              <w:rPr>
                <w:rFonts w:hint="eastAsia"/>
                <w:sz w:val="18"/>
                <w:szCs w:val="18"/>
              </w:rPr>
              <w:t>发送时间</w:t>
            </w:r>
            <w:r>
              <w:rPr>
                <w:sz w:val="18"/>
                <w:szCs w:val="18"/>
              </w:rPr>
              <w:t>M</w:t>
            </w:r>
          </w:p>
        </w:tc>
        <w:tc>
          <w:tcPr>
            <w:tcW w:w="1620" w:type="dxa"/>
          </w:tcPr>
          <w:p w14:paraId="5F1C1D08">
            <w:pPr>
              <w:spacing w:before="156" w:beforeLines="50" w:line="300" w:lineRule="auto"/>
              <w:rPr>
                <w:sz w:val="18"/>
                <w:szCs w:val="18"/>
              </w:rPr>
            </w:pPr>
            <w:r>
              <w:rPr>
                <w:sz w:val="18"/>
                <w:szCs w:val="18"/>
              </w:rPr>
              <w:t>DT{1-14}/DTF(yyyyMMddHHmmss)</w:t>
            </w:r>
          </w:p>
        </w:tc>
        <w:tc>
          <w:tcPr>
            <w:tcW w:w="1260" w:type="dxa"/>
          </w:tcPr>
          <w:p w14:paraId="50172D9D">
            <w:pPr>
              <w:spacing w:before="156" w:beforeLines="50" w:line="300" w:lineRule="auto"/>
              <w:rPr>
                <w:sz w:val="18"/>
                <w:szCs w:val="18"/>
              </w:rPr>
            </w:pPr>
            <w:r>
              <w:rPr>
                <w:sz w:val="18"/>
                <w:szCs w:val="18"/>
              </w:rPr>
              <w:t>N/A</w:t>
            </w:r>
          </w:p>
        </w:tc>
        <w:tc>
          <w:tcPr>
            <w:tcW w:w="720" w:type="dxa"/>
          </w:tcPr>
          <w:p w14:paraId="59E81C09">
            <w:pPr>
              <w:spacing w:before="156" w:beforeLines="50" w:line="300" w:lineRule="auto"/>
              <w:rPr>
                <w:sz w:val="18"/>
                <w:szCs w:val="18"/>
              </w:rPr>
            </w:pPr>
            <w:r>
              <w:rPr>
                <w:sz w:val="18"/>
                <w:szCs w:val="18"/>
              </w:rPr>
              <w:t>20100103211034</w:t>
            </w:r>
          </w:p>
        </w:tc>
        <w:tc>
          <w:tcPr>
            <w:tcW w:w="1754" w:type="dxa"/>
          </w:tcPr>
          <w:p w14:paraId="19D0E165">
            <w:pPr>
              <w:spacing w:before="156" w:beforeLines="50" w:line="300" w:lineRule="auto"/>
              <w:rPr>
                <w:sz w:val="18"/>
                <w:szCs w:val="18"/>
              </w:rPr>
            </w:pPr>
            <w:r>
              <w:rPr>
                <w:sz w:val="18"/>
                <w:szCs w:val="18"/>
              </w:rPr>
              <w:t>N/A</w:t>
            </w:r>
          </w:p>
        </w:tc>
      </w:tr>
      <w:tr w14:paraId="11C87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773CAE9B">
            <w:pPr>
              <w:spacing w:before="156" w:beforeLines="50" w:line="300" w:lineRule="auto"/>
              <w:rPr>
                <w:sz w:val="18"/>
                <w:szCs w:val="18"/>
              </w:rPr>
            </w:pPr>
            <w:r>
              <w:rPr>
                <w:sz w:val="18"/>
                <w:szCs w:val="18"/>
              </w:rPr>
              <w:t>&lt;TYPE&gt;</w:t>
            </w:r>
          </w:p>
        </w:tc>
        <w:tc>
          <w:tcPr>
            <w:tcW w:w="1620" w:type="dxa"/>
            <w:shd w:val="clear" w:color="auto" w:fill="FFFFFF"/>
          </w:tcPr>
          <w:p w14:paraId="741E50CD">
            <w:pPr>
              <w:spacing w:before="156" w:beforeLines="50" w:line="300" w:lineRule="auto"/>
              <w:rPr>
                <w:sz w:val="18"/>
                <w:szCs w:val="18"/>
              </w:rPr>
            </w:pPr>
            <w:r>
              <w:rPr>
                <w:rFonts w:hint="eastAsia"/>
                <w:sz w:val="18"/>
                <w:szCs w:val="18"/>
              </w:rPr>
              <w:t>消息类别</w:t>
            </w:r>
            <w:r>
              <w:rPr>
                <w:sz w:val="18"/>
                <w:szCs w:val="18"/>
              </w:rPr>
              <w:t>M</w:t>
            </w:r>
          </w:p>
        </w:tc>
        <w:tc>
          <w:tcPr>
            <w:tcW w:w="1620" w:type="dxa"/>
            <w:shd w:val="clear" w:color="auto" w:fill="FFFFFF"/>
          </w:tcPr>
          <w:p w14:paraId="4D85BE80">
            <w:pPr>
              <w:spacing w:before="156" w:beforeLines="50" w:line="300" w:lineRule="auto"/>
              <w:rPr>
                <w:sz w:val="18"/>
                <w:szCs w:val="18"/>
              </w:rPr>
            </w:pPr>
            <w:r>
              <w:rPr>
                <w:sz w:val="18"/>
                <w:szCs w:val="18"/>
              </w:rPr>
              <w:t>S{1-4}</w:t>
            </w:r>
          </w:p>
        </w:tc>
        <w:tc>
          <w:tcPr>
            <w:tcW w:w="1260" w:type="dxa"/>
            <w:shd w:val="clear" w:color="auto" w:fill="FFFFFF"/>
          </w:tcPr>
          <w:p w14:paraId="034ADA7A">
            <w:pPr>
              <w:spacing w:before="156" w:beforeLines="50" w:line="300" w:lineRule="auto"/>
              <w:rPr>
                <w:sz w:val="18"/>
                <w:szCs w:val="18"/>
              </w:rPr>
            </w:pPr>
            <w:r>
              <w:rPr>
                <w:sz w:val="18"/>
                <w:szCs w:val="18"/>
              </w:rPr>
              <w:t>[0-9][a-z][A-Z]</w:t>
            </w:r>
          </w:p>
        </w:tc>
        <w:tc>
          <w:tcPr>
            <w:tcW w:w="720" w:type="dxa"/>
            <w:shd w:val="clear" w:color="auto" w:fill="FFFFFF"/>
          </w:tcPr>
          <w:p w14:paraId="7DFC9251">
            <w:pPr>
              <w:spacing w:before="156" w:beforeLines="50" w:line="300" w:lineRule="auto"/>
              <w:rPr>
                <w:sz w:val="18"/>
                <w:szCs w:val="18"/>
              </w:rPr>
            </w:pPr>
            <w:r>
              <w:rPr>
                <w:sz w:val="18"/>
                <w:szCs w:val="18"/>
              </w:rPr>
              <w:t>REQE</w:t>
            </w:r>
          </w:p>
        </w:tc>
        <w:tc>
          <w:tcPr>
            <w:tcW w:w="1754" w:type="dxa"/>
            <w:shd w:val="clear" w:color="auto" w:fill="FFFFFF"/>
          </w:tcPr>
          <w:p w14:paraId="1C102D24">
            <w:pPr>
              <w:spacing w:before="156" w:beforeLines="50" w:line="300" w:lineRule="auto"/>
              <w:rPr>
                <w:sz w:val="18"/>
                <w:szCs w:val="18"/>
              </w:rPr>
            </w:pPr>
            <w:r>
              <w:rPr>
                <w:sz w:val="18"/>
                <w:szCs w:val="18"/>
              </w:rPr>
              <w:t>N/A</w:t>
            </w:r>
          </w:p>
        </w:tc>
      </w:tr>
      <w:tr w14:paraId="1DC9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0185153C">
            <w:pPr>
              <w:spacing w:before="156" w:beforeLines="50" w:line="300" w:lineRule="auto"/>
              <w:rPr>
                <w:sz w:val="18"/>
                <w:szCs w:val="18"/>
              </w:rPr>
            </w:pPr>
            <w:r>
              <w:rPr>
                <w:sz w:val="18"/>
                <w:szCs w:val="18"/>
              </w:rPr>
              <w:t>&lt;STYP&gt;</w:t>
            </w:r>
          </w:p>
        </w:tc>
        <w:tc>
          <w:tcPr>
            <w:tcW w:w="1620" w:type="dxa"/>
            <w:shd w:val="clear" w:color="auto" w:fill="FFFFFF"/>
          </w:tcPr>
          <w:p w14:paraId="7A8E4372">
            <w:pPr>
              <w:spacing w:before="156" w:beforeLines="50" w:line="300" w:lineRule="auto"/>
              <w:rPr>
                <w:sz w:val="18"/>
                <w:szCs w:val="18"/>
              </w:rPr>
            </w:pPr>
            <w:r>
              <w:rPr>
                <w:rFonts w:hint="eastAsia"/>
                <w:sz w:val="18"/>
                <w:szCs w:val="18"/>
              </w:rPr>
              <w:t>消息类型</w:t>
            </w:r>
            <w:r>
              <w:rPr>
                <w:sz w:val="18"/>
                <w:szCs w:val="18"/>
              </w:rPr>
              <w:t>M</w:t>
            </w:r>
          </w:p>
        </w:tc>
        <w:tc>
          <w:tcPr>
            <w:tcW w:w="1620" w:type="dxa"/>
            <w:shd w:val="clear" w:color="auto" w:fill="FFFFFF"/>
          </w:tcPr>
          <w:p w14:paraId="7205AA80">
            <w:pPr>
              <w:spacing w:before="156" w:beforeLines="50" w:line="300" w:lineRule="auto"/>
              <w:rPr>
                <w:sz w:val="18"/>
                <w:szCs w:val="18"/>
              </w:rPr>
            </w:pPr>
            <w:r>
              <w:rPr>
                <w:sz w:val="18"/>
                <w:szCs w:val="18"/>
              </w:rPr>
              <w:t>S{1-4}</w:t>
            </w:r>
          </w:p>
        </w:tc>
        <w:tc>
          <w:tcPr>
            <w:tcW w:w="1260" w:type="dxa"/>
            <w:shd w:val="clear" w:color="auto" w:fill="FFFFFF"/>
          </w:tcPr>
          <w:p w14:paraId="6283D3F0">
            <w:pPr>
              <w:spacing w:before="156" w:beforeLines="50" w:line="300" w:lineRule="auto"/>
              <w:rPr>
                <w:sz w:val="18"/>
                <w:szCs w:val="18"/>
              </w:rPr>
            </w:pPr>
            <w:r>
              <w:rPr>
                <w:sz w:val="18"/>
                <w:szCs w:val="18"/>
              </w:rPr>
              <w:t>[0-9][a-z][A-Z]</w:t>
            </w:r>
          </w:p>
        </w:tc>
        <w:tc>
          <w:tcPr>
            <w:tcW w:w="720" w:type="dxa"/>
            <w:shd w:val="clear" w:color="auto" w:fill="FFFFFF"/>
          </w:tcPr>
          <w:p w14:paraId="1B133A62">
            <w:pPr>
              <w:spacing w:before="156" w:beforeLines="50" w:line="300" w:lineRule="auto"/>
              <w:rPr>
                <w:sz w:val="18"/>
                <w:szCs w:val="18"/>
              </w:rPr>
            </w:pPr>
            <w:r>
              <w:rPr>
                <w:sz w:val="18"/>
                <w:szCs w:val="18"/>
              </w:rPr>
              <w:t>RQEP</w:t>
            </w:r>
          </w:p>
        </w:tc>
        <w:tc>
          <w:tcPr>
            <w:tcW w:w="1754" w:type="dxa"/>
            <w:shd w:val="clear" w:color="auto" w:fill="FFFFFF"/>
          </w:tcPr>
          <w:p w14:paraId="18F5A5DE">
            <w:pPr>
              <w:spacing w:before="156" w:beforeLines="50" w:line="300" w:lineRule="auto"/>
              <w:rPr>
                <w:sz w:val="18"/>
                <w:szCs w:val="18"/>
              </w:rPr>
            </w:pPr>
            <w:r>
              <w:rPr>
                <w:sz w:val="18"/>
                <w:szCs w:val="18"/>
              </w:rPr>
              <w:t>N/A</w:t>
            </w:r>
          </w:p>
        </w:tc>
      </w:tr>
      <w:tr w14:paraId="53DB3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0763142F">
            <w:pPr>
              <w:spacing w:before="156" w:beforeLines="50" w:line="300" w:lineRule="auto"/>
              <w:rPr>
                <w:sz w:val="18"/>
                <w:szCs w:val="18"/>
              </w:rPr>
            </w:pPr>
          </w:p>
        </w:tc>
        <w:tc>
          <w:tcPr>
            <w:tcW w:w="1620" w:type="dxa"/>
            <w:shd w:val="clear" w:color="auto" w:fill="CCFFCC"/>
          </w:tcPr>
          <w:p w14:paraId="577AEFD0">
            <w:pPr>
              <w:spacing w:before="156" w:beforeLines="50" w:line="300" w:lineRule="auto"/>
              <w:rPr>
                <w:sz w:val="18"/>
                <w:szCs w:val="18"/>
              </w:rPr>
            </w:pPr>
          </w:p>
        </w:tc>
        <w:tc>
          <w:tcPr>
            <w:tcW w:w="1620" w:type="dxa"/>
            <w:shd w:val="clear" w:color="auto" w:fill="CCFFCC"/>
          </w:tcPr>
          <w:p w14:paraId="16AE4D02">
            <w:pPr>
              <w:spacing w:before="156" w:beforeLines="50" w:line="300" w:lineRule="auto"/>
              <w:rPr>
                <w:sz w:val="18"/>
                <w:szCs w:val="18"/>
              </w:rPr>
            </w:pPr>
          </w:p>
        </w:tc>
        <w:tc>
          <w:tcPr>
            <w:tcW w:w="1260" w:type="dxa"/>
            <w:shd w:val="clear" w:color="auto" w:fill="CCFFCC"/>
          </w:tcPr>
          <w:p w14:paraId="76B39A8A">
            <w:pPr>
              <w:spacing w:before="156" w:beforeLines="50" w:line="300" w:lineRule="auto"/>
              <w:rPr>
                <w:sz w:val="18"/>
                <w:szCs w:val="18"/>
              </w:rPr>
            </w:pPr>
          </w:p>
        </w:tc>
        <w:tc>
          <w:tcPr>
            <w:tcW w:w="720" w:type="dxa"/>
            <w:shd w:val="clear" w:color="auto" w:fill="CCFFCC"/>
          </w:tcPr>
          <w:p w14:paraId="78B68202">
            <w:pPr>
              <w:spacing w:before="156" w:beforeLines="50" w:line="300" w:lineRule="auto"/>
              <w:rPr>
                <w:sz w:val="18"/>
                <w:szCs w:val="18"/>
              </w:rPr>
            </w:pPr>
          </w:p>
        </w:tc>
        <w:tc>
          <w:tcPr>
            <w:tcW w:w="1754" w:type="dxa"/>
            <w:shd w:val="clear" w:color="auto" w:fill="CCFFCC"/>
          </w:tcPr>
          <w:p w14:paraId="7F528A88">
            <w:pPr>
              <w:spacing w:before="156" w:beforeLines="50" w:line="300" w:lineRule="auto"/>
              <w:rPr>
                <w:sz w:val="18"/>
                <w:szCs w:val="18"/>
              </w:rPr>
            </w:pPr>
          </w:p>
        </w:tc>
      </w:tr>
      <w:tr w14:paraId="0E84A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398A250">
            <w:pPr>
              <w:spacing w:before="156" w:beforeLines="50" w:line="300" w:lineRule="auto"/>
              <w:rPr>
                <w:sz w:val="18"/>
                <w:szCs w:val="18"/>
              </w:rPr>
            </w:pPr>
            <w:r>
              <w:rPr>
                <w:sz w:val="18"/>
                <w:szCs w:val="18"/>
              </w:rPr>
              <w:t>&lt;RQEP&gt;</w:t>
            </w:r>
          </w:p>
        </w:tc>
        <w:tc>
          <w:tcPr>
            <w:tcW w:w="1620" w:type="dxa"/>
          </w:tcPr>
          <w:p w14:paraId="48903586">
            <w:pPr>
              <w:spacing w:before="156" w:beforeLines="50" w:line="300" w:lineRule="auto"/>
              <w:rPr>
                <w:sz w:val="18"/>
                <w:szCs w:val="18"/>
              </w:rPr>
            </w:pPr>
            <w:r>
              <w:rPr>
                <w:rFonts w:hint="eastAsia"/>
                <w:sz w:val="18"/>
                <w:szCs w:val="18"/>
              </w:rPr>
              <w:t>员工信息请求信息标签</w:t>
            </w:r>
            <w:r>
              <w:rPr>
                <w:sz w:val="18"/>
                <w:szCs w:val="18"/>
              </w:rPr>
              <w:t>M</w:t>
            </w:r>
          </w:p>
        </w:tc>
        <w:tc>
          <w:tcPr>
            <w:tcW w:w="1620" w:type="dxa"/>
          </w:tcPr>
          <w:p w14:paraId="33BC219B">
            <w:pPr>
              <w:spacing w:before="156" w:beforeLines="50" w:line="300" w:lineRule="auto"/>
              <w:rPr>
                <w:sz w:val="18"/>
                <w:szCs w:val="18"/>
              </w:rPr>
            </w:pPr>
            <w:r>
              <w:rPr>
                <w:sz w:val="18"/>
                <w:szCs w:val="18"/>
              </w:rPr>
              <w:t>N/A</w:t>
            </w:r>
          </w:p>
        </w:tc>
        <w:tc>
          <w:tcPr>
            <w:tcW w:w="1260" w:type="dxa"/>
          </w:tcPr>
          <w:p w14:paraId="7393F8C5">
            <w:pPr>
              <w:spacing w:before="156" w:beforeLines="50" w:line="300" w:lineRule="auto"/>
              <w:rPr>
                <w:sz w:val="18"/>
                <w:szCs w:val="18"/>
              </w:rPr>
            </w:pPr>
            <w:r>
              <w:rPr>
                <w:sz w:val="18"/>
                <w:szCs w:val="18"/>
              </w:rPr>
              <w:t>N/A</w:t>
            </w:r>
          </w:p>
        </w:tc>
        <w:tc>
          <w:tcPr>
            <w:tcW w:w="720" w:type="dxa"/>
          </w:tcPr>
          <w:p w14:paraId="1C33307B">
            <w:pPr>
              <w:spacing w:before="156" w:beforeLines="50" w:line="300" w:lineRule="auto"/>
              <w:rPr>
                <w:sz w:val="18"/>
                <w:szCs w:val="18"/>
              </w:rPr>
            </w:pPr>
            <w:r>
              <w:rPr>
                <w:sz w:val="18"/>
                <w:szCs w:val="18"/>
              </w:rPr>
              <w:t>N/A</w:t>
            </w:r>
          </w:p>
        </w:tc>
        <w:tc>
          <w:tcPr>
            <w:tcW w:w="1754" w:type="dxa"/>
          </w:tcPr>
          <w:p w14:paraId="40437708">
            <w:pPr>
              <w:spacing w:before="156" w:beforeLines="50" w:line="300" w:lineRule="auto"/>
              <w:rPr>
                <w:sz w:val="18"/>
                <w:szCs w:val="18"/>
              </w:rPr>
            </w:pPr>
            <w:r>
              <w:rPr>
                <w:sz w:val="18"/>
                <w:szCs w:val="18"/>
              </w:rPr>
              <w:t>N/A</w:t>
            </w:r>
          </w:p>
        </w:tc>
      </w:tr>
      <w:tr w14:paraId="12456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6EBCA0E">
            <w:pPr>
              <w:spacing w:before="156" w:beforeLines="50" w:line="300" w:lineRule="auto"/>
              <w:rPr>
                <w:sz w:val="18"/>
                <w:szCs w:val="18"/>
              </w:rPr>
            </w:pPr>
            <w:r>
              <w:rPr>
                <w:sz w:val="18"/>
                <w:szCs w:val="18"/>
              </w:rPr>
              <w:t>&lt;</w:t>
            </w:r>
            <w:r>
              <w:rPr>
                <w:rFonts w:hint="eastAsia"/>
                <w:sz w:val="18"/>
                <w:szCs w:val="18"/>
              </w:rPr>
              <w:t>D</w:t>
            </w:r>
            <w:r>
              <w:rPr>
                <w:sz w:val="18"/>
                <w:szCs w:val="18"/>
              </w:rPr>
              <w:t>EPTID&gt;</w:t>
            </w:r>
          </w:p>
        </w:tc>
        <w:tc>
          <w:tcPr>
            <w:tcW w:w="1620" w:type="dxa"/>
          </w:tcPr>
          <w:p w14:paraId="01DACDD9">
            <w:pPr>
              <w:spacing w:before="156" w:beforeLines="50" w:line="300" w:lineRule="auto"/>
              <w:rPr>
                <w:sz w:val="18"/>
                <w:szCs w:val="18"/>
              </w:rPr>
            </w:pPr>
            <w:r>
              <w:rPr>
                <w:rFonts w:hint="eastAsia"/>
                <w:sz w:val="18"/>
                <w:szCs w:val="18"/>
              </w:rPr>
              <w:t>部门I</w:t>
            </w:r>
            <w:r>
              <w:rPr>
                <w:sz w:val="18"/>
                <w:szCs w:val="18"/>
              </w:rPr>
              <w:t>D</w:t>
            </w:r>
          </w:p>
        </w:tc>
        <w:tc>
          <w:tcPr>
            <w:tcW w:w="1620" w:type="dxa"/>
          </w:tcPr>
          <w:p w14:paraId="62689F35">
            <w:pPr>
              <w:spacing w:before="156" w:beforeLines="50" w:line="300" w:lineRule="auto"/>
              <w:rPr>
                <w:sz w:val="18"/>
                <w:szCs w:val="18"/>
              </w:rPr>
            </w:pPr>
            <w:r>
              <w:rPr>
                <w:sz w:val="18"/>
                <w:szCs w:val="18"/>
              </w:rPr>
              <w:t>S{1-32}</w:t>
            </w:r>
          </w:p>
        </w:tc>
        <w:tc>
          <w:tcPr>
            <w:tcW w:w="1260" w:type="dxa"/>
          </w:tcPr>
          <w:p w14:paraId="06C35FBD">
            <w:pPr>
              <w:spacing w:before="156" w:beforeLines="50" w:line="300" w:lineRule="auto"/>
              <w:rPr>
                <w:sz w:val="18"/>
                <w:szCs w:val="18"/>
              </w:rPr>
            </w:pPr>
            <w:r>
              <w:rPr>
                <w:sz w:val="18"/>
                <w:szCs w:val="18"/>
              </w:rPr>
              <w:t>N/A</w:t>
            </w:r>
          </w:p>
        </w:tc>
        <w:tc>
          <w:tcPr>
            <w:tcW w:w="720" w:type="dxa"/>
          </w:tcPr>
          <w:p w14:paraId="1E2BA295">
            <w:pPr>
              <w:spacing w:before="156" w:beforeLines="50" w:line="300" w:lineRule="auto"/>
              <w:rPr>
                <w:sz w:val="18"/>
                <w:szCs w:val="18"/>
              </w:rPr>
            </w:pPr>
            <w:r>
              <w:rPr>
                <w:sz w:val="18"/>
                <w:szCs w:val="18"/>
              </w:rPr>
              <w:t>10</w:t>
            </w:r>
          </w:p>
        </w:tc>
        <w:tc>
          <w:tcPr>
            <w:tcW w:w="1754" w:type="dxa"/>
          </w:tcPr>
          <w:p w14:paraId="4EC9609D">
            <w:pPr>
              <w:spacing w:before="156" w:beforeLines="50" w:line="300" w:lineRule="auto"/>
              <w:rPr>
                <w:sz w:val="18"/>
                <w:szCs w:val="18"/>
              </w:rPr>
            </w:pPr>
            <w:r>
              <w:rPr>
                <w:sz w:val="18"/>
                <w:szCs w:val="18"/>
              </w:rPr>
              <w:t>按部门</w:t>
            </w:r>
            <w:r>
              <w:rPr>
                <w:rFonts w:hint="eastAsia"/>
                <w:sz w:val="18"/>
                <w:szCs w:val="18"/>
              </w:rPr>
              <w:t>I</w:t>
            </w:r>
            <w:r>
              <w:rPr>
                <w:sz w:val="18"/>
                <w:szCs w:val="18"/>
              </w:rPr>
              <w:t>D请求</w:t>
            </w:r>
          </w:p>
        </w:tc>
      </w:tr>
    </w:tbl>
    <w:p w14:paraId="70243076">
      <w:pPr>
        <w:pStyle w:val="8"/>
        <w:widowControl w:val="0"/>
        <w:spacing w:line="360" w:lineRule="auto"/>
        <w:jc w:val="both"/>
        <w:rPr>
          <w:rFonts w:ascii="宋体"/>
          <w:szCs w:val="30"/>
        </w:rPr>
      </w:pPr>
      <w:r>
        <w:rPr>
          <w:rFonts w:ascii="宋体" w:hAnsi="宋体"/>
          <w:szCs w:val="30"/>
        </w:rPr>
        <w:t>XML</w:t>
      </w:r>
      <w:r>
        <w:rPr>
          <w:rFonts w:hint="eastAsia" w:ascii="宋体" w:hAnsi="宋体"/>
          <w:szCs w:val="30"/>
        </w:rPr>
        <w:t>样例</w:t>
      </w:r>
    </w:p>
    <w:p w14:paraId="1F64FFDC">
      <w:pPr>
        <w:spacing w:after="240"/>
      </w:pPr>
      <w:r>
        <w:t>&lt;?xml version="1.0" encoding="UTF-8"?&gt;</w:t>
      </w:r>
      <w:r>
        <w:br w:type="textWrapping"/>
      </w:r>
      <w:r>
        <w:t>&lt;MSG&gt;</w:t>
      </w:r>
      <w:r>
        <w:br w:type="textWrapping"/>
      </w:r>
      <w:r>
        <w:t>    &lt;META&gt;</w:t>
      </w:r>
      <w:r>
        <w:br w:type="textWrapping"/>
      </w:r>
      <w:r>
        <w:t>        &lt;SNDR&gt;OMMS&lt;/SNDR&gt;</w:t>
      </w:r>
      <w:r>
        <w:br w:type="textWrapping"/>
      </w:r>
      <w:r>
        <w:t>        &lt;RCVR&gt;</w:t>
      </w:r>
      <w:r>
        <w:rPr>
          <w:rFonts w:hint="eastAsia"/>
        </w:rPr>
        <w:t>SCMS</w:t>
      </w:r>
      <w:r>
        <w:t>&lt;/RCVR&gt;</w:t>
      </w:r>
      <w:r>
        <w:br w:type="textWrapping"/>
      </w:r>
      <w:r>
        <w:t>        &lt;SEQN&gt;1&lt;/SEQN&gt;</w:t>
      </w:r>
      <w:r>
        <w:br w:type="textWrapping"/>
      </w:r>
      <w:r>
        <w:t>        &lt;DDTM&gt;2010010223000&lt;/DDTM&gt;</w:t>
      </w:r>
      <w:r>
        <w:br w:type="textWrapping"/>
      </w:r>
      <w:r>
        <w:t>        &lt;TYPE&gt;REQE&lt;/TYPE&gt;</w:t>
      </w:r>
      <w:r>
        <w:br w:type="textWrapping"/>
      </w:r>
      <w:r>
        <w:t>        &lt;STYP&gt;RQEP&lt;/STYP&gt;</w:t>
      </w:r>
      <w:r>
        <w:br w:type="textWrapping"/>
      </w:r>
      <w:r>
        <w:t>    &lt;/META&gt;</w:t>
      </w:r>
      <w:r>
        <w:br w:type="textWrapping"/>
      </w:r>
      <w:r>
        <w:t>    &lt;RQEP&gt;</w:t>
      </w:r>
      <w:r>
        <w:br w:type="textWrapping"/>
      </w:r>
      <w:r>
        <w:t>        &lt;DEPTID&gt;101&lt;/DEPTID&gt;</w:t>
      </w:r>
      <w:r>
        <w:br w:type="textWrapping"/>
      </w:r>
      <w:r>
        <w:t>    &lt;/RQ</w:t>
      </w:r>
      <w:r>
        <w:rPr>
          <w:rFonts w:hint="eastAsia"/>
        </w:rPr>
        <w:t>E</w:t>
      </w:r>
      <w:r>
        <w:t>P&gt;</w:t>
      </w:r>
      <w:r>
        <w:br w:type="textWrapping"/>
      </w:r>
      <w:r>
        <w:t xml:space="preserve">&lt;/MSG&gt; </w:t>
      </w:r>
    </w:p>
    <w:p w14:paraId="582173BB">
      <w:pPr>
        <w:pStyle w:val="7"/>
        <w:widowControl w:val="0"/>
        <w:spacing w:line="360" w:lineRule="auto"/>
        <w:jc w:val="both"/>
        <w:rPr>
          <w:rFonts w:ascii="宋体"/>
          <w:sz w:val="28"/>
          <w:szCs w:val="30"/>
        </w:rPr>
      </w:pPr>
      <w:bookmarkStart w:id="21" w:name="_Toc422474385"/>
      <w:r>
        <w:rPr>
          <w:rFonts w:hint="eastAsia" w:ascii="宋体" w:hAnsi="宋体"/>
          <w:sz w:val="28"/>
          <w:szCs w:val="30"/>
        </w:rPr>
        <w:t>员工信息整表同步事件（</w:t>
      </w:r>
      <w:r>
        <w:rPr>
          <w:rFonts w:ascii="宋体" w:hAnsi="宋体"/>
          <w:sz w:val="28"/>
          <w:szCs w:val="30"/>
        </w:rPr>
        <w:t>EPDL</w:t>
      </w:r>
      <w:r>
        <w:rPr>
          <w:rFonts w:hint="eastAsia" w:ascii="宋体" w:hAnsi="宋体"/>
          <w:sz w:val="28"/>
          <w:szCs w:val="30"/>
        </w:rPr>
        <w:t>）</w:t>
      </w:r>
      <w:bookmarkEnd w:id="21"/>
    </w:p>
    <w:p w14:paraId="1A57A216">
      <w:pPr>
        <w:pStyle w:val="8"/>
        <w:widowControl w:val="0"/>
        <w:spacing w:line="360" w:lineRule="auto"/>
        <w:jc w:val="both"/>
        <w:rPr>
          <w:rFonts w:ascii="宋体"/>
          <w:szCs w:val="30"/>
        </w:rPr>
      </w:pPr>
      <w:r>
        <w:rPr>
          <w:rFonts w:ascii="宋体" w:hAnsi="宋体"/>
          <w:szCs w:val="30"/>
        </w:rPr>
        <w:t>EPDL</w:t>
      </w:r>
      <w:r>
        <w:rPr>
          <w:rFonts w:hint="eastAsia" w:ascii="宋体" w:hAnsi="宋体"/>
          <w:szCs w:val="30"/>
        </w:rPr>
        <w:t>消息说明</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6392"/>
      </w:tblGrid>
      <w:tr w14:paraId="4C02B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3446F1C2">
            <w:pPr>
              <w:spacing w:before="156" w:beforeLines="50" w:line="300" w:lineRule="auto"/>
              <w:rPr>
                <w:sz w:val="18"/>
                <w:szCs w:val="18"/>
              </w:rPr>
            </w:pPr>
            <w:r>
              <w:rPr>
                <w:rFonts w:hint="eastAsia"/>
                <w:sz w:val="18"/>
                <w:szCs w:val="18"/>
              </w:rPr>
              <w:t>消息类型</w:t>
            </w:r>
            <w:r>
              <w:rPr>
                <w:sz w:val="18"/>
                <w:szCs w:val="18"/>
              </w:rPr>
              <w:t>TYPE</w:t>
            </w:r>
          </w:p>
        </w:tc>
        <w:tc>
          <w:tcPr>
            <w:tcW w:w="6392" w:type="dxa"/>
          </w:tcPr>
          <w:p w14:paraId="0CCE8246">
            <w:pPr>
              <w:spacing w:before="156" w:beforeLines="50" w:line="300" w:lineRule="auto"/>
              <w:rPr>
                <w:b/>
                <w:sz w:val="18"/>
                <w:szCs w:val="18"/>
              </w:rPr>
            </w:pPr>
            <w:r>
              <w:rPr>
                <w:b/>
                <w:sz w:val="18"/>
                <w:szCs w:val="18"/>
              </w:rPr>
              <w:t>EPDL</w:t>
            </w:r>
          </w:p>
        </w:tc>
      </w:tr>
      <w:tr w14:paraId="3E3D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10D4FFA6">
            <w:pPr>
              <w:spacing w:before="156" w:beforeLines="50" w:line="300" w:lineRule="auto"/>
              <w:rPr>
                <w:sz w:val="18"/>
                <w:szCs w:val="18"/>
              </w:rPr>
            </w:pPr>
            <w:r>
              <w:rPr>
                <w:rFonts w:hint="eastAsia"/>
                <w:sz w:val="18"/>
                <w:szCs w:val="18"/>
              </w:rPr>
              <w:t>应用场景及说明</w:t>
            </w:r>
          </w:p>
        </w:tc>
        <w:tc>
          <w:tcPr>
            <w:tcW w:w="6392" w:type="dxa"/>
          </w:tcPr>
          <w:p w14:paraId="2F9FCCEB">
            <w:pPr>
              <w:widowControl w:val="0"/>
              <w:numPr>
                <w:ilvl w:val="0"/>
                <w:numId w:val="2"/>
              </w:numPr>
              <w:spacing w:before="156" w:beforeLines="50" w:line="300" w:lineRule="auto"/>
              <w:jc w:val="both"/>
              <w:rPr>
                <w:sz w:val="18"/>
                <w:szCs w:val="18"/>
              </w:rPr>
            </w:pPr>
            <w:r>
              <w:rPr>
                <w:rFonts w:hint="eastAsia"/>
                <w:sz w:val="18"/>
                <w:szCs w:val="18"/>
              </w:rPr>
              <w:t>排班信息系统向其它接入系统传送员工信息信息</w:t>
            </w:r>
          </w:p>
          <w:p w14:paraId="6FD64D7A">
            <w:pPr>
              <w:widowControl w:val="0"/>
              <w:numPr>
                <w:ilvl w:val="0"/>
                <w:numId w:val="2"/>
              </w:numPr>
              <w:spacing w:before="156" w:beforeLines="50" w:line="300" w:lineRule="auto"/>
              <w:jc w:val="both"/>
              <w:rPr>
                <w:sz w:val="18"/>
                <w:szCs w:val="18"/>
              </w:rPr>
            </w:pPr>
            <w:r>
              <w:rPr>
                <w:rFonts w:hint="eastAsia"/>
                <w:sz w:val="18"/>
                <w:szCs w:val="18"/>
              </w:rPr>
              <w:t>消息大类型属于</w:t>
            </w:r>
            <w:r>
              <w:rPr>
                <w:sz w:val="18"/>
                <w:szCs w:val="18"/>
              </w:rPr>
              <w:t>PBME</w:t>
            </w:r>
            <w:r>
              <w:rPr>
                <w:rFonts w:hint="eastAsia"/>
                <w:sz w:val="18"/>
                <w:szCs w:val="18"/>
              </w:rPr>
              <w:t>，可以按照</w:t>
            </w:r>
            <w:r>
              <w:rPr>
                <w:sz w:val="18"/>
                <w:szCs w:val="18"/>
              </w:rPr>
              <w:t>PBME</w:t>
            </w:r>
            <w:r>
              <w:rPr>
                <w:rFonts w:hint="eastAsia"/>
                <w:sz w:val="18"/>
                <w:szCs w:val="18"/>
              </w:rPr>
              <w:t>来处理</w:t>
            </w:r>
          </w:p>
        </w:tc>
      </w:tr>
      <w:tr w14:paraId="33A6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0898E9B8">
            <w:pPr>
              <w:spacing w:before="156" w:beforeLines="50" w:line="300" w:lineRule="auto"/>
              <w:rPr>
                <w:sz w:val="18"/>
                <w:szCs w:val="18"/>
              </w:rPr>
            </w:pPr>
            <w:r>
              <w:rPr>
                <w:rFonts w:hint="eastAsia"/>
                <w:sz w:val="18"/>
                <w:szCs w:val="18"/>
              </w:rPr>
              <w:t>优先级别</w:t>
            </w:r>
          </w:p>
        </w:tc>
        <w:tc>
          <w:tcPr>
            <w:tcW w:w="6392" w:type="dxa"/>
          </w:tcPr>
          <w:p w14:paraId="08C529C5">
            <w:pPr>
              <w:spacing w:before="156" w:beforeLines="50" w:line="300" w:lineRule="auto"/>
              <w:rPr>
                <w:sz w:val="18"/>
                <w:szCs w:val="18"/>
              </w:rPr>
            </w:pPr>
            <w:r>
              <w:rPr>
                <w:sz w:val="18"/>
                <w:szCs w:val="18"/>
              </w:rPr>
              <w:t>4</w:t>
            </w:r>
          </w:p>
        </w:tc>
      </w:tr>
      <w:tr w14:paraId="5E7E2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0D911235">
            <w:pPr>
              <w:spacing w:before="156" w:beforeLines="50" w:line="300" w:lineRule="auto"/>
              <w:rPr>
                <w:sz w:val="18"/>
                <w:szCs w:val="18"/>
              </w:rPr>
            </w:pPr>
            <w:r>
              <w:rPr>
                <w:rFonts w:hint="eastAsia"/>
                <w:sz w:val="18"/>
                <w:szCs w:val="18"/>
              </w:rPr>
              <w:t>发送源</w:t>
            </w:r>
          </w:p>
        </w:tc>
        <w:tc>
          <w:tcPr>
            <w:tcW w:w="6392" w:type="dxa"/>
          </w:tcPr>
          <w:p w14:paraId="288D7F77">
            <w:pPr>
              <w:spacing w:before="156" w:beforeLines="50" w:line="300" w:lineRule="auto"/>
              <w:rPr>
                <w:sz w:val="18"/>
                <w:szCs w:val="18"/>
              </w:rPr>
            </w:pPr>
          </w:p>
        </w:tc>
      </w:tr>
    </w:tbl>
    <w:p w14:paraId="45F1DD6A">
      <w:pPr>
        <w:pStyle w:val="8"/>
        <w:widowControl w:val="0"/>
        <w:spacing w:line="360" w:lineRule="auto"/>
        <w:jc w:val="both"/>
        <w:rPr>
          <w:rFonts w:ascii="宋体"/>
          <w:szCs w:val="30"/>
        </w:rPr>
      </w:pPr>
      <w:r>
        <w:rPr>
          <w:rFonts w:ascii="宋体" w:hAnsi="宋体"/>
          <w:szCs w:val="30"/>
        </w:rPr>
        <w:t>EPDL</w:t>
      </w:r>
      <w:r>
        <w:rPr>
          <w:rFonts w:hint="eastAsia" w:ascii="宋体" w:hAnsi="宋体"/>
          <w:szCs w:val="30"/>
        </w:rPr>
        <w:t>消息标签</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620"/>
        <w:gridCol w:w="1620"/>
        <w:gridCol w:w="1260"/>
        <w:gridCol w:w="720"/>
        <w:gridCol w:w="1754"/>
      </w:tblGrid>
      <w:tr w14:paraId="43EED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E0E0E0"/>
          </w:tcPr>
          <w:p w14:paraId="2D0E6F12">
            <w:pPr>
              <w:spacing w:before="156" w:beforeLines="50" w:line="300" w:lineRule="auto"/>
              <w:rPr>
                <w:sz w:val="18"/>
                <w:szCs w:val="18"/>
              </w:rPr>
            </w:pPr>
            <w:r>
              <w:rPr>
                <w:rFonts w:hint="eastAsia"/>
                <w:sz w:val="18"/>
                <w:szCs w:val="18"/>
              </w:rPr>
              <w:t>标签</w:t>
            </w:r>
            <w:r>
              <w:rPr>
                <w:sz w:val="18"/>
                <w:szCs w:val="18"/>
              </w:rPr>
              <w:t xml:space="preserve"> tag</w:t>
            </w:r>
          </w:p>
        </w:tc>
        <w:tc>
          <w:tcPr>
            <w:tcW w:w="1620" w:type="dxa"/>
            <w:shd w:val="clear" w:color="auto" w:fill="E0E0E0"/>
          </w:tcPr>
          <w:p w14:paraId="113FB847">
            <w:pPr>
              <w:spacing w:before="156" w:beforeLines="50" w:line="300" w:lineRule="auto"/>
              <w:rPr>
                <w:sz w:val="18"/>
                <w:szCs w:val="18"/>
              </w:rPr>
            </w:pPr>
            <w:r>
              <w:rPr>
                <w:rFonts w:hint="eastAsia"/>
                <w:sz w:val="18"/>
                <w:szCs w:val="18"/>
              </w:rPr>
              <w:t>说明（是否必须，</w:t>
            </w:r>
            <w:r>
              <w:rPr>
                <w:sz w:val="18"/>
                <w:szCs w:val="18"/>
              </w:rPr>
              <w:t>M</w:t>
            </w:r>
            <w:r>
              <w:rPr>
                <w:rFonts w:hint="eastAsia"/>
                <w:sz w:val="18"/>
                <w:szCs w:val="18"/>
              </w:rPr>
              <w:t>代表必须，</w:t>
            </w:r>
            <w:r>
              <w:rPr>
                <w:sz w:val="18"/>
                <w:szCs w:val="18"/>
              </w:rPr>
              <w:t>O</w:t>
            </w:r>
            <w:r>
              <w:rPr>
                <w:rFonts w:hint="eastAsia"/>
                <w:sz w:val="18"/>
                <w:szCs w:val="18"/>
              </w:rPr>
              <w:t>代表可选）</w:t>
            </w:r>
          </w:p>
        </w:tc>
        <w:tc>
          <w:tcPr>
            <w:tcW w:w="1620" w:type="dxa"/>
            <w:shd w:val="clear" w:color="auto" w:fill="E0E0E0"/>
          </w:tcPr>
          <w:p w14:paraId="4568F7AF">
            <w:pPr>
              <w:spacing w:before="156" w:beforeLines="50" w:line="300" w:lineRule="auto"/>
              <w:rPr>
                <w:sz w:val="18"/>
                <w:szCs w:val="18"/>
              </w:rPr>
            </w:pPr>
            <w:r>
              <w:rPr>
                <w:rFonts w:hint="eastAsia"/>
                <w:sz w:val="18"/>
                <w:szCs w:val="18"/>
              </w:rPr>
              <w:t>值类型和宽度</w:t>
            </w:r>
          </w:p>
        </w:tc>
        <w:tc>
          <w:tcPr>
            <w:tcW w:w="1260" w:type="dxa"/>
            <w:shd w:val="clear" w:color="auto" w:fill="E0E0E0"/>
          </w:tcPr>
          <w:p w14:paraId="7DB5A68D">
            <w:pPr>
              <w:spacing w:before="156" w:beforeLines="50" w:line="300" w:lineRule="auto"/>
              <w:rPr>
                <w:sz w:val="18"/>
                <w:szCs w:val="18"/>
              </w:rPr>
            </w:pPr>
            <w:r>
              <w:rPr>
                <w:rFonts w:hint="eastAsia"/>
                <w:sz w:val="18"/>
                <w:szCs w:val="18"/>
              </w:rPr>
              <w:t>取值范围</w:t>
            </w:r>
          </w:p>
        </w:tc>
        <w:tc>
          <w:tcPr>
            <w:tcW w:w="720" w:type="dxa"/>
            <w:shd w:val="clear" w:color="auto" w:fill="E0E0E0"/>
          </w:tcPr>
          <w:p w14:paraId="1F589CAC">
            <w:pPr>
              <w:spacing w:before="156" w:beforeLines="50" w:line="300" w:lineRule="auto"/>
              <w:rPr>
                <w:sz w:val="18"/>
                <w:szCs w:val="18"/>
              </w:rPr>
            </w:pPr>
            <w:r>
              <w:rPr>
                <w:rFonts w:hint="eastAsia"/>
                <w:sz w:val="18"/>
                <w:szCs w:val="18"/>
              </w:rPr>
              <w:t>样例</w:t>
            </w:r>
          </w:p>
        </w:tc>
        <w:tc>
          <w:tcPr>
            <w:tcW w:w="1754" w:type="dxa"/>
            <w:shd w:val="clear" w:color="auto" w:fill="E0E0E0"/>
          </w:tcPr>
          <w:p w14:paraId="18998635">
            <w:pPr>
              <w:spacing w:before="156" w:beforeLines="50" w:line="300" w:lineRule="auto"/>
              <w:rPr>
                <w:sz w:val="18"/>
                <w:szCs w:val="18"/>
              </w:rPr>
            </w:pPr>
            <w:r>
              <w:rPr>
                <w:rFonts w:hint="eastAsia"/>
                <w:sz w:val="18"/>
                <w:szCs w:val="18"/>
              </w:rPr>
              <w:t>备注</w:t>
            </w:r>
          </w:p>
        </w:tc>
      </w:tr>
      <w:tr w14:paraId="55DE6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07313FC6">
            <w:pPr>
              <w:spacing w:before="156" w:beforeLines="50" w:line="300" w:lineRule="auto"/>
              <w:rPr>
                <w:sz w:val="18"/>
                <w:szCs w:val="18"/>
              </w:rPr>
            </w:pPr>
            <w:r>
              <w:rPr>
                <w:rFonts w:hint="eastAsia"/>
                <w:sz w:val="18"/>
                <w:szCs w:val="18"/>
              </w:rPr>
              <w:t>消息头</w:t>
            </w:r>
          </w:p>
        </w:tc>
        <w:tc>
          <w:tcPr>
            <w:tcW w:w="1620" w:type="dxa"/>
            <w:shd w:val="clear" w:color="auto" w:fill="CCFFCC"/>
          </w:tcPr>
          <w:p w14:paraId="3139B0A1">
            <w:pPr>
              <w:spacing w:before="156" w:beforeLines="50" w:line="300" w:lineRule="auto"/>
              <w:rPr>
                <w:sz w:val="18"/>
                <w:szCs w:val="18"/>
              </w:rPr>
            </w:pPr>
          </w:p>
        </w:tc>
        <w:tc>
          <w:tcPr>
            <w:tcW w:w="1620" w:type="dxa"/>
            <w:shd w:val="clear" w:color="auto" w:fill="CCFFCC"/>
          </w:tcPr>
          <w:p w14:paraId="257089DD">
            <w:pPr>
              <w:spacing w:before="156" w:beforeLines="50" w:line="300" w:lineRule="auto"/>
              <w:rPr>
                <w:sz w:val="18"/>
                <w:szCs w:val="18"/>
              </w:rPr>
            </w:pPr>
          </w:p>
        </w:tc>
        <w:tc>
          <w:tcPr>
            <w:tcW w:w="1260" w:type="dxa"/>
            <w:shd w:val="clear" w:color="auto" w:fill="CCFFCC"/>
          </w:tcPr>
          <w:p w14:paraId="2A93ECAB">
            <w:pPr>
              <w:spacing w:before="156" w:beforeLines="50" w:line="300" w:lineRule="auto"/>
              <w:rPr>
                <w:sz w:val="18"/>
                <w:szCs w:val="18"/>
              </w:rPr>
            </w:pPr>
          </w:p>
        </w:tc>
        <w:tc>
          <w:tcPr>
            <w:tcW w:w="720" w:type="dxa"/>
            <w:shd w:val="clear" w:color="auto" w:fill="CCFFCC"/>
          </w:tcPr>
          <w:p w14:paraId="38948D9C">
            <w:pPr>
              <w:spacing w:before="156" w:beforeLines="50" w:line="300" w:lineRule="auto"/>
              <w:rPr>
                <w:sz w:val="18"/>
                <w:szCs w:val="18"/>
              </w:rPr>
            </w:pPr>
          </w:p>
        </w:tc>
        <w:tc>
          <w:tcPr>
            <w:tcW w:w="1754" w:type="dxa"/>
            <w:shd w:val="clear" w:color="auto" w:fill="CCFFCC"/>
          </w:tcPr>
          <w:p w14:paraId="4872DECE">
            <w:pPr>
              <w:spacing w:before="156" w:beforeLines="50" w:line="300" w:lineRule="auto"/>
              <w:rPr>
                <w:sz w:val="18"/>
                <w:szCs w:val="18"/>
              </w:rPr>
            </w:pPr>
          </w:p>
        </w:tc>
      </w:tr>
      <w:tr w14:paraId="4945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33708B2">
            <w:pPr>
              <w:spacing w:before="156" w:beforeLines="50" w:line="300" w:lineRule="auto"/>
              <w:rPr>
                <w:sz w:val="18"/>
                <w:szCs w:val="18"/>
              </w:rPr>
            </w:pPr>
            <w:r>
              <w:rPr>
                <w:sz w:val="18"/>
                <w:szCs w:val="18"/>
              </w:rPr>
              <w:t>&lt;MSG&gt;</w:t>
            </w:r>
          </w:p>
        </w:tc>
        <w:tc>
          <w:tcPr>
            <w:tcW w:w="1620" w:type="dxa"/>
          </w:tcPr>
          <w:p w14:paraId="04EAF6BC">
            <w:pPr>
              <w:spacing w:before="156" w:beforeLines="50" w:line="300" w:lineRule="auto"/>
              <w:rPr>
                <w:sz w:val="18"/>
                <w:szCs w:val="18"/>
              </w:rPr>
            </w:pPr>
            <w:r>
              <w:rPr>
                <w:rFonts w:hint="eastAsia"/>
                <w:sz w:val="18"/>
                <w:szCs w:val="18"/>
              </w:rPr>
              <w:t>根标签</w:t>
            </w:r>
            <w:r>
              <w:rPr>
                <w:sz w:val="18"/>
                <w:szCs w:val="18"/>
              </w:rPr>
              <w:t>M</w:t>
            </w:r>
          </w:p>
        </w:tc>
        <w:tc>
          <w:tcPr>
            <w:tcW w:w="1620" w:type="dxa"/>
          </w:tcPr>
          <w:p w14:paraId="4E4D523D">
            <w:pPr>
              <w:spacing w:before="156" w:beforeLines="50" w:line="300" w:lineRule="auto"/>
              <w:rPr>
                <w:sz w:val="18"/>
                <w:szCs w:val="18"/>
              </w:rPr>
            </w:pPr>
            <w:r>
              <w:rPr>
                <w:sz w:val="18"/>
                <w:szCs w:val="18"/>
              </w:rPr>
              <w:t>N/A</w:t>
            </w:r>
          </w:p>
        </w:tc>
        <w:tc>
          <w:tcPr>
            <w:tcW w:w="1260" w:type="dxa"/>
          </w:tcPr>
          <w:p w14:paraId="4C369BF1">
            <w:pPr>
              <w:spacing w:before="156" w:beforeLines="50" w:line="300" w:lineRule="auto"/>
              <w:rPr>
                <w:sz w:val="18"/>
                <w:szCs w:val="18"/>
              </w:rPr>
            </w:pPr>
            <w:r>
              <w:rPr>
                <w:sz w:val="18"/>
                <w:szCs w:val="18"/>
              </w:rPr>
              <w:t>N/A</w:t>
            </w:r>
          </w:p>
        </w:tc>
        <w:tc>
          <w:tcPr>
            <w:tcW w:w="720" w:type="dxa"/>
          </w:tcPr>
          <w:p w14:paraId="713018E8">
            <w:pPr>
              <w:spacing w:before="156" w:beforeLines="50" w:line="300" w:lineRule="auto"/>
              <w:rPr>
                <w:sz w:val="18"/>
                <w:szCs w:val="18"/>
              </w:rPr>
            </w:pPr>
            <w:r>
              <w:rPr>
                <w:sz w:val="18"/>
                <w:szCs w:val="18"/>
              </w:rPr>
              <w:t>N/A</w:t>
            </w:r>
          </w:p>
        </w:tc>
        <w:tc>
          <w:tcPr>
            <w:tcW w:w="1754" w:type="dxa"/>
          </w:tcPr>
          <w:p w14:paraId="7CB6CCA9">
            <w:pPr>
              <w:spacing w:before="156" w:beforeLines="50" w:line="300" w:lineRule="auto"/>
              <w:rPr>
                <w:sz w:val="18"/>
                <w:szCs w:val="18"/>
              </w:rPr>
            </w:pPr>
            <w:r>
              <w:rPr>
                <w:sz w:val="18"/>
                <w:szCs w:val="18"/>
              </w:rPr>
              <w:t>N/A</w:t>
            </w:r>
          </w:p>
        </w:tc>
      </w:tr>
      <w:tr w14:paraId="3EAC4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23EAF9B">
            <w:pPr>
              <w:spacing w:before="156" w:beforeLines="50" w:line="300" w:lineRule="auto"/>
              <w:rPr>
                <w:sz w:val="18"/>
                <w:szCs w:val="18"/>
              </w:rPr>
            </w:pPr>
            <w:r>
              <w:rPr>
                <w:sz w:val="18"/>
                <w:szCs w:val="18"/>
              </w:rPr>
              <w:t>&lt;META&gt;</w:t>
            </w:r>
          </w:p>
        </w:tc>
        <w:tc>
          <w:tcPr>
            <w:tcW w:w="1620" w:type="dxa"/>
          </w:tcPr>
          <w:p w14:paraId="397F7860">
            <w:pPr>
              <w:spacing w:before="156" w:beforeLines="50" w:line="300" w:lineRule="auto"/>
              <w:rPr>
                <w:sz w:val="18"/>
                <w:szCs w:val="18"/>
              </w:rPr>
            </w:pPr>
            <w:r>
              <w:rPr>
                <w:rFonts w:hint="eastAsia"/>
                <w:sz w:val="18"/>
                <w:szCs w:val="18"/>
              </w:rPr>
              <w:t>消息头标签</w:t>
            </w:r>
            <w:r>
              <w:rPr>
                <w:sz w:val="18"/>
                <w:szCs w:val="18"/>
              </w:rPr>
              <w:t>M</w:t>
            </w:r>
          </w:p>
        </w:tc>
        <w:tc>
          <w:tcPr>
            <w:tcW w:w="1620" w:type="dxa"/>
          </w:tcPr>
          <w:p w14:paraId="273F24FC">
            <w:pPr>
              <w:spacing w:before="156" w:beforeLines="50" w:line="300" w:lineRule="auto"/>
              <w:rPr>
                <w:sz w:val="18"/>
                <w:szCs w:val="18"/>
              </w:rPr>
            </w:pPr>
            <w:r>
              <w:rPr>
                <w:sz w:val="18"/>
                <w:szCs w:val="18"/>
              </w:rPr>
              <w:t>N/A</w:t>
            </w:r>
          </w:p>
        </w:tc>
        <w:tc>
          <w:tcPr>
            <w:tcW w:w="1260" w:type="dxa"/>
          </w:tcPr>
          <w:p w14:paraId="55FA73D5">
            <w:pPr>
              <w:spacing w:before="156" w:beforeLines="50" w:line="300" w:lineRule="auto"/>
              <w:rPr>
                <w:sz w:val="18"/>
                <w:szCs w:val="18"/>
              </w:rPr>
            </w:pPr>
            <w:r>
              <w:rPr>
                <w:sz w:val="18"/>
                <w:szCs w:val="18"/>
              </w:rPr>
              <w:t>N/A</w:t>
            </w:r>
          </w:p>
        </w:tc>
        <w:tc>
          <w:tcPr>
            <w:tcW w:w="720" w:type="dxa"/>
          </w:tcPr>
          <w:p w14:paraId="2B53FF10">
            <w:pPr>
              <w:spacing w:before="156" w:beforeLines="50" w:line="300" w:lineRule="auto"/>
              <w:rPr>
                <w:sz w:val="18"/>
                <w:szCs w:val="18"/>
              </w:rPr>
            </w:pPr>
            <w:r>
              <w:rPr>
                <w:sz w:val="18"/>
                <w:szCs w:val="18"/>
              </w:rPr>
              <w:t>N/A</w:t>
            </w:r>
          </w:p>
        </w:tc>
        <w:tc>
          <w:tcPr>
            <w:tcW w:w="1754" w:type="dxa"/>
          </w:tcPr>
          <w:p w14:paraId="76CB4451">
            <w:pPr>
              <w:spacing w:before="156" w:beforeLines="50" w:line="300" w:lineRule="auto"/>
              <w:rPr>
                <w:sz w:val="18"/>
                <w:szCs w:val="18"/>
              </w:rPr>
            </w:pPr>
            <w:r>
              <w:rPr>
                <w:sz w:val="18"/>
                <w:szCs w:val="18"/>
              </w:rPr>
              <w:t>N/A</w:t>
            </w:r>
          </w:p>
        </w:tc>
      </w:tr>
      <w:tr w14:paraId="60851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F1A782E">
            <w:pPr>
              <w:spacing w:before="156" w:beforeLines="50" w:line="300" w:lineRule="auto"/>
              <w:rPr>
                <w:sz w:val="18"/>
                <w:szCs w:val="18"/>
              </w:rPr>
            </w:pPr>
            <w:r>
              <w:rPr>
                <w:sz w:val="18"/>
                <w:szCs w:val="18"/>
              </w:rPr>
              <w:t>&lt;SNDR&gt;</w:t>
            </w:r>
          </w:p>
        </w:tc>
        <w:tc>
          <w:tcPr>
            <w:tcW w:w="1620" w:type="dxa"/>
          </w:tcPr>
          <w:p w14:paraId="7489B76A">
            <w:pPr>
              <w:spacing w:before="156" w:beforeLines="50" w:line="300" w:lineRule="auto"/>
              <w:rPr>
                <w:sz w:val="18"/>
                <w:szCs w:val="18"/>
              </w:rPr>
            </w:pPr>
            <w:r>
              <w:rPr>
                <w:rFonts w:hint="eastAsia"/>
                <w:sz w:val="18"/>
                <w:szCs w:val="18"/>
              </w:rPr>
              <w:t>消息发送者</w:t>
            </w:r>
            <w:r>
              <w:rPr>
                <w:sz w:val="18"/>
                <w:szCs w:val="18"/>
              </w:rPr>
              <w:t>M</w:t>
            </w:r>
          </w:p>
        </w:tc>
        <w:tc>
          <w:tcPr>
            <w:tcW w:w="1620" w:type="dxa"/>
          </w:tcPr>
          <w:p w14:paraId="161B1CA9">
            <w:pPr>
              <w:spacing w:before="156" w:beforeLines="50" w:line="300" w:lineRule="auto"/>
              <w:rPr>
                <w:sz w:val="18"/>
                <w:szCs w:val="18"/>
              </w:rPr>
            </w:pPr>
            <w:r>
              <w:rPr>
                <w:sz w:val="18"/>
                <w:szCs w:val="18"/>
              </w:rPr>
              <w:t>S{1-4}</w:t>
            </w:r>
          </w:p>
        </w:tc>
        <w:tc>
          <w:tcPr>
            <w:tcW w:w="1260" w:type="dxa"/>
          </w:tcPr>
          <w:p w14:paraId="2D190CBC">
            <w:pPr>
              <w:spacing w:before="156" w:beforeLines="50" w:line="300" w:lineRule="auto"/>
              <w:rPr>
                <w:sz w:val="18"/>
                <w:szCs w:val="18"/>
              </w:rPr>
            </w:pPr>
            <w:r>
              <w:rPr>
                <w:sz w:val="18"/>
                <w:szCs w:val="18"/>
              </w:rPr>
              <w:t>[0-9][a-z][A-Z]</w:t>
            </w:r>
          </w:p>
        </w:tc>
        <w:tc>
          <w:tcPr>
            <w:tcW w:w="720" w:type="dxa"/>
          </w:tcPr>
          <w:p w14:paraId="3DB87409">
            <w:pPr>
              <w:spacing w:before="156" w:beforeLines="50" w:line="300" w:lineRule="auto"/>
              <w:rPr>
                <w:sz w:val="18"/>
                <w:szCs w:val="18"/>
              </w:rPr>
            </w:pPr>
            <w:r>
              <w:rPr>
                <w:rFonts w:hint="eastAsia"/>
                <w:sz w:val="18"/>
                <w:szCs w:val="18"/>
              </w:rPr>
              <w:t>SCMS</w:t>
            </w:r>
          </w:p>
        </w:tc>
        <w:tc>
          <w:tcPr>
            <w:tcW w:w="1754" w:type="dxa"/>
          </w:tcPr>
          <w:p w14:paraId="21C8B567">
            <w:pPr>
              <w:spacing w:before="156" w:beforeLines="50" w:line="300" w:lineRule="auto"/>
              <w:rPr>
                <w:sz w:val="18"/>
                <w:szCs w:val="18"/>
              </w:rPr>
            </w:pPr>
            <w:r>
              <w:rPr>
                <w:rFonts w:hint="eastAsia"/>
                <w:sz w:val="18"/>
                <w:szCs w:val="18"/>
              </w:rPr>
              <w:t>由集成方统一定义</w:t>
            </w:r>
          </w:p>
        </w:tc>
      </w:tr>
      <w:tr w14:paraId="0C14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A814110">
            <w:pPr>
              <w:spacing w:before="156" w:beforeLines="50" w:line="300" w:lineRule="auto"/>
              <w:rPr>
                <w:sz w:val="18"/>
                <w:szCs w:val="18"/>
              </w:rPr>
            </w:pPr>
            <w:r>
              <w:rPr>
                <w:sz w:val="18"/>
                <w:szCs w:val="18"/>
              </w:rPr>
              <w:t>&lt;RCVR&gt;</w:t>
            </w:r>
          </w:p>
        </w:tc>
        <w:tc>
          <w:tcPr>
            <w:tcW w:w="1620" w:type="dxa"/>
          </w:tcPr>
          <w:p w14:paraId="453B06B7">
            <w:pPr>
              <w:spacing w:before="156" w:beforeLines="50" w:line="300" w:lineRule="auto"/>
              <w:rPr>
                <w:sz w:val="18"/>
                <w:szCs w:val="18"/>
              </w:rPr>
            </w:pPr>
            <w:r>
              <w:rPr>
                <w:rFonts w:hint="eastAsia"/>
                <w:sz w:val="18"/>
                <w:szCs w:val="18"/>
              </w:rPr>
              <w:t>消息接收者</w:t>
            </w:r>
            <w:r>
              <w:rPr>
                <w:sz w:val="18"/>
                <w:szCs w:val="18"/>
              </w:rPr>
              <w:t>M</w:t>
            </w:r>
          </w:p>
        </w:tc>
        <w:tc>
          <w:tcPr>
            <w:tcW w:w="1620" w:type="dxa"/>
          </w:tcPr>
          <w:p w14:paraId="2785A6D5">
            <w:pPr>
              <w:spacing w:before="156" w:beforeLines="50" w:line="300" w:lineRule="auto"/>
              <w:rPr>
                <w:sz w:val="18"/>
                <w:szCs w:val="18"/>
              </w:rPr>
            </w:pPr>
            <w:r>
              <w:rPr>
                <w:sz w:val="18"/>
                <w:szCs w:val="18"/>
              </w:rPr>
              <w:t>S{1-4}</w:t>
            </w:r>
          </w:p>
        </w:tc>
        <w:tc>
          <w:tcPr>
            <w:tcW w:w="1260" w:type="dxa"/>
          </w:tcPr>
          <w:p w14:paraId="2B2BE37C">
            <w:pPr>
              <w:spacing w:before="156" w:beforeLines="50" w:line="300" w:lineRule="auto"/>
              <w:rPr>
                <w:sz w:val="18"/>
                <w:szCs w:val="18"/>
              </w:rPr>
            </w:pPr>
            <w:r>
              <w:rPr>
                <w:sz w:val="18"/>
                <w:szCs w:val="18"/>
              </w:rPr>
              <w:t>[0-9][a-z][A-Z] | EMPTY</w:t>
            </w:r>
          </w:p>
        </w:tc>
        <w:tc>
          <w:tcPr>
            <w:tcW w:w="720" w:type="dxa"/>
          </w:tcPr>
          <w:p w14:paraId="587114AC">
            <w:pPr>
              <w:spacing w:before="156" w:beforeLines="50" w:line="300" w:lineRule="auto"/>
              <w:rPr>
                <w:sz w:val="18"/>
                <w:szCs w:val="18"/>
              </w:rPr>
            </w:pPr>
            <w:r>
              <w:rPr>
                <w:sz w:val="18"/>
                <w:szCs w:val="18"/>
              </w:rPr>
              <w:t>OMMS</w:t>
            </w:r>
          </w:p>
        </w:tc>
        <w:tc>
          <w:tcPr>
            <w:tcW w:w="1754" w:type="dxa"/>
          </w:tcPr>
          <w:p w14:paraId="7CAF9121">
            <w:pPr>
              <w:spacing w:before="156" w:beforeLines="50" w:line="300" w:lineRule="auto"/>
              <w:rPr>
                <w:sz w:val="18"/>
                <w:szCs w:val="18"/>
              </w:rPr>
            </w:pPr>
            <w:r>
              <w:rPr>
                <w:rFonts w:hint="eastAsia"/>
                <w:sz w:val="18"/>
                <w:szCs w:val="18"/>
              </w:rPr>
              <w:t>填写请求消息的SNDR值，主动发送的消息不需要填写</w:t>
            </w:r>
          </w:p>
        </w:tc>
      </w:tr>
      <w:tr w14:paraId="1A079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CF45806">
            <w:pPr>
              <w:spacing w:before="156" w:beforeLines="50" w:line="300" w:lineRule="auto"/>
              <w:rPr>
                <w:sz w:val="18"/>
                <w:szCs w:val="18"/>
              </w:rPr>
            </w:pPr>
            <w:r>
              <w:rPr>
                <w:sz w:val="18"/>
                <w:szCs w:val="18"/>
              </w:rPr>
              <w:t>&lt;SEQN&gt;</w:t>
            </w:r>
          </w:p>
        </w:tc>
        <w:tc>
          <w:tcPr>
            <w:tcW w:w="1620" w:type="dxa"/>
          </w:tcPr>
          <w:p w14:paraId="72B17FB2">
            <w:pPr>
              <w:spacing w:before="156" w:beforeLines="50" w:line="300" w:lineRule="auto"/>
              <w:rPr>
                <w:sz w:val="18"/>
                <w:szCs w:val="18"/>
              </w:rPr>
            </w:pPr>
            <w:r>
              <w:rPr>
                <w:rFonts w:hint="eastAsia"/>
                <w:sz w:val="18"/>
                <w:szCs w:val="18"/>
              </w:rPr>
              <w:t>消息序号</w:t>
            </w:r>
            <w:r>
              <w:rPr>
                <w:sz w:val="18"/>
                <w:szCs w:val="18"/>
              </w:rPr>
              <w:t>M</w:t>
            </w:r>
          </w:p>
        </w:tc>
        <w:tc>
          <w:tcPr>
            <w:tcW w:w="1620" w:type="dxa"/>
          </w:tcPr>
          <w:p w14:paraId="6233527C">
            <w:pPr>
              <w:spacing w:before="156" w:beforeLines="50" w:line="300" w:lineRule="auto"/>
              <w:rPr>
                <w:sz w:val="18"/>
                <w:szCs w:val="18"/>
              </w:rPr>
            </w:pPr>
            <w:r>
              <w:rPr>
                <w:sz w:val="18"/>
                <w:szCs w:val="18"/>
              </w:rPr>
              <w:t>N{1-6}</w:t>
            </w:r>
          </w:p>
        </w:tc>
        <w:tc>
          <w:tcPr>
            <w:tcW w:w="1260" w:type="dxa"/>
          </w:tcPr>
          <w:p w14:paraId="03D930C2">
            <w:pPr>
              <w:spacing w:before="156" w:beforeLines="50" w:line="300" w:lineRule="auto"/>
              <w:rPr>
                <w:sz w:val="18"/>
                <w:szCs w:val="18"/>
              </w:rPr>
            </w:pPr>
            <w:r>
              <w:rPr>
                <w:sz w:val="18"/>
                <w:szCs w:val="18"/>
              </w:rPr>
              <w:t>1-999999</w:t>
            </w:r>
          </w:p>
        </w:tc>
        <w:tc>
          <w:tcPr>
            <w:tcW w:w="720" w:type="dxa"/>
          </w:tcPr>
          <w:p w14:paraId="6A203D42">
            <w:pPr>
              <w:spacing w:before="156" w:beforeLines="50" w:line="300" w:lineRule="auto"/>
              <w:rPr>
                <w:sz w:val="18"/>
                <w:szCs w:val="18"/>
              </w:rPr>
            </w:pPr>
            <w:r>
              <w:rPr>
                <w:sz w:val="18"/>
                <w:szCs w:val="18"/>
              </w:rPr>
              <w:t>1111</w:t>
            </w:r>
          </w:p>
        </w:tc>
        <w:tc>
          <w:tcPr>
            <w:tcW w:w="1754" w:type="dxa"/>
          </w:tcPr>
          <w:p w14:paraId="2D9B09D1">
            <w:pPr>
              <w:spacing w:before="156" w:beforeLines="50" w:line="300" w:lineRule="auto"/>
              <w:rPr>
                <w:sz w:val="18"/>
                <w:szCs w:val="18"/>
              </w:rPr>
            </w:pPr>
            <w:r>
              <w:rPr>
                <w:rFonts w:hint="eastAsia"/>
                <w:sz w:val="18"/>
                <w:szCs w:val="18"/>
              </w:rPr>
              <w:t>取整数，最小值为１，最大值为</w:t>
            </w:r>
            <w:r>
              <w:rPr>
                <w:sz w:val="18"/>
                <w:szCs w:val="18"/>
              </w:rPr>
              <w:t>999999,</w:t>
            </w:r>
            <w:r>
              <w:rPr>
                <w:rFonts w:hint="eastAsia"/>
                <w:sz w:val="18"/>
                <w:szCs w:val="18"/>
              </w:rPr>
              <w:t>达到最大值时循环使用。</w:t>
            </w:r>
          </w:p>
        </w:tc>
      </w:tr>
      <w:tr w14:paraId="66D73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15EF87D">
            <w:pPr>
              <w:spacing w:before="156" w:beforeLines="50" w:line="300" w:lineRule="auto"/>
              <w:rPr>
                <w:sz w:val="18"/>
                <w:szCs w:val="18"/>
              </w:rPr>
            </w:pPr>
            <w:r>
              <w:rPr>
                <w:sz w:val="18"/>
                <w:szCs w:val="18"/>
              </w:rPr>
              <w:t>&lt;DDTM&gt;</w:t>
            </w:r>
          </w:p>
        </w:tc>
        <w:tc>
          <w:tcPr>
            <w:tcW w:w="1620" w:type="dxa"/>
          </w:tcPr>
          <w:p w14:paraId="675FC617">
            <w:pPr>
              <w:spacing w:before="156" w:beforeLines="50" w:line="300" w:lineRule="auto"/>
              <w:rPr>
                <w:sz w:val="18"/>
                <w:szCs w:val="18"/>
              </w:rPr>
            </w:pPr>
            <w:r>
              <w:rPr>
                <w:rFonts w:hint="eastAsia"/>
                <w:sz w:val="18"/>
                <w:szCs w:val="18"/>
              </w:rPr>
              <w:t>发送时间</w:t>
            </w:r>
            <w:r>
              <w:rPr>
                <w:sz w:val="18"/>
                <w:szCs w:val="18"/>
              </w:rPr>
              <w:t>M</w:t>
            </w:r>
          </w:p>
        </w:tc>
        <w:tc>
          <w:tcPr>
            <w:tcW w:w="1620" w:type="dxa"/>
          </w:tcPr>
          <w:p w14:paraId="5E00B2B0">
            <w:pPr>
              <w:spacing w:before="156" w:beforeLines="50" w:line="300" w:lineRule="auto"/>
              <w:rPr>
                <w:sz w:val="18"/>
                <w:szCs w:val="18"/>
              </w:rPr>
            </w:pPr>
            <w:r>
              <w:rPr>
                <w:sz w:val="18"/>
                <w:szCs w:val="18"/>
              </w:rPr>
              <w:t>DT{1-14}/DTF(yyyyMMddHHmmss)</w:t>
            </w:r>
          </w:p>
        </w:tc>
        <w:tc>
          <w:tcPr>
            <w:tcW w:w="1260" w:type="dxa"/>
          </w:tcPr>
          <w:p w14:paraId="46722A4A">
            <w:pPr>
              <w:spacing w:before="156" w:beforeLines="50" w:line="300" w:lineRule="auto"/>
              <w:rPr>
                <w:sz w:val="18"/>
                <w:szCs w:val="18"/>
              </w:rPr>
            </w:pPr>
            <w:r>
              <w:rPr>
                <w:sz w:val="18"/>
                <w:szCs w:val="18"/>
              </w:rPr>
              <w:t>N/A</w:t>
            </w:r>
          </w:p>
        </w:tc>
        <w:tc>
          <w:tcPr>
            <w:tcW w:w="720" w:type="dxa"/>
          </w:tcPr>
          <w:p w14:paraId="12E0C916">
            <w:pPr>
              <w:spacing w:before="156" w:beforeLines="50" w:line="300" w:lineRule="auto"/>
              <w:rPr>
                <w:sz w:val="18"/>
                <w:szCs w:val="18"/>
              </w:rPr>
            </w:pPr>
            <w:r>
              <w:rPr>
                <w:sz w:val="18"/>
                <w:szCs w:val="18"/>
              </w:rPr>
              <w:t>20100103211034</w:t>
            </w:r>
          </w:p>
        </w:tc>
        <w:tc>
          <w:tcPr>
            <w:tcW w:w="1754" w:type="dxa"/>
          </w:tcPr>
          <w:p w14:paraId="790E607E">
            <w:pPr>
              <w:spacing w:before="156" w:beforeLines="50" w:line="300" w:lineRule="auto"/>
              <w:rPr>
                <w:sz w:val="18"/>
                <w:szCs w:val="18"/>
              </w:rPr>
            </w:pPr>
            <w:r>
              <w:rPr>
                <w:sz w:val="18"/>
                <w:szCs w:val="18"/>
              </w:rPr>
              <w:t>N/A</w:t>
            </w:r>
          </w:p>
        </w:tc>
      </w:tr>
      <w:tr w14:paraId="4AB9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32F4B888">
            <w:pPr>
              <w:spacing w:before="156" w:beforeLines="50" w:line="300" w:lineRule="auto"/>
              <w:rPr>
                <w:sz w:val="18"/>
                <w:szCs w:val="18"/>
              </w:rPr>
            </w:pPr>
            <w:r>
              <w:rPr>
                <w:sz w:val="18"/>
                <w:szCs w:val="18"/>
              </w:rPr>
              <w:t>&lt;TYPE&gt;</w:t>
            </w:r>
          </w:p>
        </w:tc>
        <w:tc>
          <w:tcPr>
            <w:tcW w:w="1620" w:type="dxa"/>
            <w:shd w:val="clear" w:color="auto" w:fill="FFFFFF"/>
          </w:tcPr>
          <w:p w14:paraId="6A3A3555">
            <w:pPr>
              <w:spacing w:before="156" w:beforeLines="50" w:line="300" w:lineRule="auto"/>
              <w:rPr>
                <w:sz w:val="18"/>
                <w:szCs w:val="18"/>
              </w:rPr>
            </w:pPr>
            <w:r>
              <w:rPr>
                <w:rFonts w:hint="eastAsia"/>
                <w:sz w:val="18"/>
                <w:szCs w:val="18"/>
              </w:rPr>
              <w:t>消息类别</w:t>
            </w:r>
            <w:r>
              <w:rPr>
                <w:sz w:val="18"/>
                <w:szCs w:val="18"/>
              </w:rPr>
              <w:t>M</w:t>
            </w:r>
          </w:p>
        </w:tc>
        <w:tc>
          <w:tcPr>
            <w:tcW w:w="1620" w:type="dxa"/>
            <w:shd w:val="clear" w:color="auto" w:fill="FFFFFF"/>
          </w:tcPr>
          <w:p w14:paraId="2CA22D70">
            <w:pPr>
              <w:spacing w:before="156" w:beforeLines="50" w:line="300" w:lineRule="auto"/>
              <w:rPr>
                <w:sz w:val="18"/>
                <w:szCs w:val="18"/>
              </w:rPr>
            </w:pPr>
            <w:r>
              <w:rPr>
                <w:sz w:val="18"/>
                <w:szCs w:val="18"/>
              </w:rPr>
              <w:t>S{1-4}</w:t>
            </w:r>
          </w:p>
        </w:tc>
        <w:tc>
          <w:tcPr>
            <w:tcW w:w="1260" w:type="dxa"/>
            <w:shd w:val="clear" w:color="auto" w:fill="FFFFFF"/>
          </w:tcPr>
          <w:p w14:paraId="03AFF4F7">
            <w:pPr>
              <w:spacing w:before="156" w:beforeLines="50" w:line="300" w:lineRule="auto"/>
              <w:rPr>
                <w:sz w:val="18"/>
                <w:szCs w:val="18"/>
              </w:rPr>
            </w:pPr>
            <w:r>
              <w:rPr>
                <w:sz w:val="18"/>
                <w:szCs w:val="18"/>
              </w:rPr>
              <w:t>[0-9][a-z][A-Z]</w:t>
            </w:r>
          </w:p>
        </w:tc>
        <w:tc>
          <w:tcPr>
            <w:tcW w:w="720" w:type="dxa"/>
            <w:shd w:val="clear" w:color="auto" w:fill="FFFFFF"/>
          </w:tcPr>
          <w:p w14:paraId="61C83A06">
            <w:pPr>
              <w:spacing w:before="156" w:beforeLines="50" w:line="300" w:lineRule="auto"/>
              <w:rPr>
                <w:sz w:val="18"/>
                <w:szCs w:val="18"/>
              </w:rPr>
            </w:pPr>
            <w:r>
              <w:rPr>
                <w:sz w:val="18"/>
                <w:szCs w:val="18"/>
              </w:rPr>
              <w:t>PBME</w:t>
            </w:r>
          </w:p>
        </w:tc>
        <w:tc>
          <w:tcPr>
            <w:tcW w:w="1754" w:type="dxa"/>
            <w:shd w:val="clear" w:color="auto" w:fill="FFFFFF"/>
          </w:tcPr>
          <w:p w14:paraId="334C0AAD">
            <w:pPr>
              <w:spacing w:before="156" w:beforeLines="50" w:line="300" w:lineRule="auto"/>
              <w:rPr>
                <w:sz w:val="18"/>
                <w:szCs w:val="18"/>
              </w:rPr>
            </w:pPr>
            <w:r>
              <w:rPr>
                <w:sz w:val="18"/>
                <w:szCs w:val="18"/>
              </w:rPr>
              <w:t>N/A</w:t>
            </w:r>
          </w:p>
        </w:tc>
      </w:tr>
      <w:tr w14:paraId="7E5A2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7EEECC5E">
            <w:pPr>
              <w:spacing w:before="156" w:beforeLines="50" w:line="300" w:lineRule="auto"/>
              <w:rPr>
                <w:sz w:val="18"/>
                <w:szCs w:val="18"/>
              </w:rPr>
            </w:pPr>
            <w:r>
              <w:rPr>
                <w:sz w:val="18"/>
                <w:szCs w:val="18"/>
              </w:rPr>
              <w:t>&lt;STYP&gt;</w:t>
            </w:r>
          </w:p>
        </w:tc>
        <w:tc>
          <w:tcPr>
            <w:tcW w:w="1620" w:type="dxa"/>
            <w:shd w:val="clear" w:color="auto" w:fill="FFFFFF"/>
          </w:tcPr>
          <w:p w14:paraId="1E7F7866">
            <w:pPr>
              <w:spacing w:before="156" w:beforeLines="50" w:line="300" w:lineRule="auto"/>
              <w:rPr>
                <w:sz w:val="18"/>
                <w:szCs w:val="18"/>
              </w:rPr>
            </w:pPr>
            <w:r>
              <w:rPr>
                <w:rFonts w:hint="eastAsia"/>
                <w:sz w:val="18"/>
                <w:szCs w:val="18"/>
              </w:rPr>
              <w:t>消息类型</w:t>
            </w:r>
            <w:r>
              <w:rPr>
                <w:sz w:val="18"/>
                <w:szCs w:val="18"/>
              </w:rPr>
              <w:t>M</w:t>
            </w:r>
          </w:p>
        </w:tc>
        <w:tc>
          <w:tcPr>
            <w:tcW w:w="1620" w:type="dxa"/>
            <w:shd w:val="clear" w:color="auto" w:fill="FFFFFF"/>
          </w:tcPr>
          <w:p w14:paraId="04D52286">
            <w:pPr>
              <w:spacing w:before="156" w:beforeLines="50" w:line="300" w:lineRule="auto"/>
              <w:rPr>
                <w:sz w:val="18"/>
                <w:szCs w:val="18"/>
              </w:rPr>
            </w:pPr>
            <w:r>
              <w:rPr>
                <w:sz w:val="18"/>
                <w:szCs w:val="18"/>
              </w:rPr>
              <w:t>S{1-4}</w:t>
            </w:r>
          </w:p>
        </w:tc>
        <w:tc>
          <w:tcPr>
            <w:tcW w:w="1260" w:type="dxa"/>
            <w:shd w:val="clear" w:color="auto" w:fill="FFFFFF"/>
          </w:tcPr>
          <w:p w14:paraId="7EF6D20B">
            <w:pPr>
              <w:spacing w:before="156" w:beforeLines="50" w:line="300" w:lineRule="auto"/>
              <w:rPr>
                <w:sz w:val="18"/>
                <w:szCs w:val="18"/>
              </w:rPr>
            </w:pPr>
            <w:r>
              <w:rPr>
                <w:sz w:val="18"/>
                <w:szCs w:val="18"/>
              </w:rPr>
              <w:t>[0-9][a-z][A-Z]</w:t>
            </w:r>
          </w:p>
        </w:tc>
        <w:tc>
          <w:tcPr>
            <w:tcW w:w="720" w:type="dxa"/>
            <w:shd w:val="clear" w:color="auto" w:fill="FFFFFF"/>
          </w:tcPr>
          <w:p w14:paraId="5BE8E228">
            <w:pPr>
              <w:spacing w:before="156" w:beforeLines="50" w:line="300" w:lineRule="auto"/>
              <w:rPr>
                <w:sz w:val="18"/>
                <w:szCs w:val="18"/>
              </w:rPr>
            </w:pPr>
            <w:r>
              <w:rPr>
                <w:sz w:val="18"/>
                <w:szCs w:val="18"/>
              </w:rPr>
              <w:t>EPDL</w:t>
            </w:r>
          </w:p>
        </w:tc>
        <w:tc>
          <w:tcPr>
            <w:tcW w:w="1754" w:type="dxa"/>
            <w:shd w:val="clear" w:color="auto" w:fill="FFFFFF"/>
          </w:tcPr>
          <w:p w14:paraId="3605558C">
            <w:pPr>
              <w:spacing w:before="156" w:beforeLines="50" w:line="300" w:lineRule="auto"/>
              <w:rPr>
                <w:sz w:val="18"/>
                <w:szCs w:val="18"/>
              </w:rPr>
            </w:pPr>
            <w:r>
              <w:rPr>
                <w:sz w:val="18"/>
                <w:szCs w:val="18"/>
              </w:rPr>
              <w:t>N/A</w:t>
            </w:r>
          </w:p>
        </w:tc>
      </w:tr>
      <w:tr w14:paraId="52474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517A8BAA">
            <w:pPr>
              <w:spacing w:before="156" w:beforeLines="50" w:line="300" w:lineRule="auto"/>
              <w:rPr>
                <w:sz w:val="18"/>
                <w:szCs w:val="18"/>
              </w:rPr>
            </w:pPr>
          </w:p>
        </w:tc>
        <w:tc>
          <w:tcPr>
            <w:tcW w:w="1620" w:type="dxa"/>
            <w:shd w:val="clear" w:color="auto" w:fill="CCFFCC"/>
          </w:tcPr>
          <w:p w14:paraId="3C17EC72">
            <w:pPr>
              <w:spacing w:before="156" w:beforeLines="50" w:line="300" w:lineRule="auto"/>
              <w:rPr>
                <w:sz w:val="18"/>
                <w:szCs w:val="18"/>
              </w:rPr>
            </w:pPr>
          </w:p>
        </w:tc>
        <w:tc>
          <w:tcPr>
            <w:tcW w:w="1620" w:type="dxa"/>
            <w:shd w:val="clear" w:color="auto" w:fill="CCFFCC"/>
          </w:tcPr>
          <w:p w14:paraId="0838F219">
            <w:pPr>
              <w:spacing w:before="156" w:beforeLines="50" w:line="300" w:lineRule="auto"/>
              <w:rPr>
                <w:sz w:val="18"/>
                <w:szCs w:val="18"/>
              </w:rPr>
            </w:pPr>
          </w:p>
        </w:tc>
        <w:tc>
          <w:tcPr>
            <w:tcW w:w="1260" w:type="dxa"/>
            <w:shd w:val="clear" w:color="auto" w:fill="CCFFCC"/>
          </w:tcPr>
          <w:p w14:paraId="6200C2EC">
            <w:pPr>
              <w:spacing w:before="156" w:beforeLines="50" w:line="300" w:lineRule="auto"/>
              <w:rPr>
                <w:sz w:val="18"/>
                <w:szCs w:val="18"/>
              </w:rPr>
            </w:pPr>
          </w:p>
        </w:tc>
        <w:tc>
          <w:tcPr>
            <w:tcW w:w="720" w:type="dxa"/>
            <w:shd w:val="clear" w:color="auto" w:fill="CCFFCC"/>
          </w:tcPr>
          <w:p w14:paraId="6191F2F9">
            <w:pPr>
              <w:spacing w:before="156" w:beforeLines="50" w:line="300" w:lineRule="auto"/>
              <w:rPr>
                <w:sz w:val="18"/>
                <w:szCs w:val="18"/>
              </w:rPr>
            </w:pPr>
          </w:p>
        </w:tc>
        <w:tc>
          <w:tcPr>
            <w:tcW w:w="1754" w:type="dxa"/>
            <w:shd w:val="clear" w:color="auto" w:fill="CCFFCC"/>
          </w:tcPr>
          <w:p w14:paraId="05A722A2">
            <w:pPr>
              <w:spacing w:before="156" w:beforeLines="50" w:line="300" w:lineRule="auto"/>
              <w:rPr>
                <w:sz w:val="18"/>
                <w:szCs w:val="18"/>
              </w:rPr>
            </w:pPr>
          </w:p>
        </w:tc>
      </w:tr>
      <w:tr w14:paraId="3175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8F79004">
            <w:pPr>
              <w:spacing w:before="156" w:beforeLines="50" w:line="300" w:lineRule="auto"/>
              <w:rPr>
                <w:sz w:val="18"/>
                <w:szCs w:val="18"/>
              </w:rPr>
            </w:pPr>
            <w:r>
              <w:rPr>
                <w:sz w:val="18"/>
                <w:szCs w:val="18"/>
              </w:rPr>
              <w:t>&lt;RECD&gt;</w:t>
            </w:r>
          </w:p>
        </w:tc>
        <w:tc>
          <w:tcPr>
            <w:tcW w:w="1620" w:type="dxa"/>
          </w:tcPr>
          <w:p w14:paraId="1F52E7B6">
            <w:pPr>
              <w:spacing w:before="156" w:beforeLines="50" w:line="300" w:lineRule="auto"/>
              <w:rPr>
                <w:sz w:val="18"/>
                <w:szCs w:val="18"/>
              </w:rPr>
            </w:pPr>
            <w:r>
              <w:rPr>
                <w:rFonts w:hint="eastAsia"/>
                <w:sz w:val="18"/>
                <w:szCs w:val="18"/>
              </w:rPr>
              <w:t>传送员工信息总数</w:t>
            </w:r>
            <w:r>
              <w:rPr>
                <w:sz w:val="18"/>
                <w:szCs w:val="18"/>
              </w:rPr>
              <w:t>M</w:t>
            </w:r>
          </w:p>
        </w:tc>
        <w:tc>
          <w:tcPr>
            <w:tcW w:w="1620" w:type="dxa"/>
          </w:tcPr>
          <w:p w14:paraId="24E8D559">
            <w:pPr>
              <w:spacing w:before="156" w:beforeLines="50" w:line="300" w:lineRule="auto"/>
              <w:rPr>
                <w:sz w:val="18"/>
                <w:szCs w:val="18"/>
              </w:rPr>
            </w:pPr>
            <w:r>
              <w:rPr>
                <w:sz w:val="18"/>
                <w:szCs w:val="18"/>
              </w:rPr>
              <w:t>N</w:t>
            </w:r>
          </w:p>
        </w:tc>
        <w:tc>
          <w:tcPr>
            <w:tcW w:w="1260" w:type="dxa"/>
          </w:tcPr>
          <w:p w14:paraId="0D361E23">
            <w:pPr>
              <w:spacing w:before="156" w:beforeLines="50" w:line="300" w:lineRule="auto"/>
              <w:rPr>
                <w:sz w:val="18"/>
                <w:szCs w:val="18"/>
              </w:rPr>
            </w:pPr>
            <w:r>
              <w:rPr>
                <w:sz w:val="18"/>
                <w:szCs w:val="18"/>
              </w:rPr>
              <w:t>N/A</w:t>
            </w:r>
          </w:p>
        </w:tc>
        <w:tc>
          <w:tcPr>
            <w:tcW w:w="720" w:type="dxa"/>
          </w:tcPr>
          <w:p w14:paraId="4E4666A5">
            <w:pPr>
              <w:spacing w:before="156" w:beforeLines="50" w:line="300" w:lineRule="auto"/>
              <w:rPr>
                <w:sz w:val="18"/>
                <w:szCs w:val="18"/>
              </w:rPr>
            </w:pPr>
            <w:r>
              <w:rPr>
                <w:sz w:val="18"/>
                <w:szCs w:val="18"/>
              </w:rPr>
              <w:t>2</w:t>
            </w:r>
          </w:p>
        </w:tc>
        <w:tc>
          <w:tcPr>
            <w:tcW w:w="1754" w:type="dxa"/>
          </w:tcPr>
          <w:p w14:paraId="681B8F7E">
            <w:pPr>
              <w:spacing w:before="156" w:beforeLines="50" w:line="300" w:lineRule="auto"/>
              <w:rPr>
                <w:sz w:val="18"/>
                <w:szCs w:val="18"/>
              </w:rPr>
            </w:pPr>
            <w:r>
              <w:rPr>
                <w:rFonts w:hint="eastAsia"/>
                <w:sz w:val="18"/>
                <w:szCs w:val="18"/>
              </w:rPr>
              <w:t>没有员工信息数据时，数值为</w:t>
            </w:r>
            <w:r>
              <w:rPr>
                <w:sz w:val="18"/>
                <w:szCs w:val="18"/>
              </w:rPr>
              <w:t>0</w:t>
            </w:r>
          </w:p>
        </w:tc>
      </w:tr>
      <w:tr w14:paraId="0FCA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DD46E7E">
            <w:pPr>
              <w:spacing w:before="156" w:beforeLines="50" w:line="300" w:lineRule="auto"/>
              <w:rPr>
                <w:sz w:val="18"/>
                <w:szCs w:val="18"/>
              </w:rPr>
            </w:pPr>
            <w:r>
              <w:rPr>
                <w:sz w:val="18"/>
                <w:szCs w:val="18"/>
              </w:rPr>
              <w:t>&lt;EMPL&gt;</w:t>
            </w:r>
          </w:p>
        </w:tc>
        <w:tc>
          <w:tcPr>
            <w:tcW w:w="1620" w:type="dxa"/>
          </w:tcPr>
          <w:p w14:paraId="32EDE6F2">
            <w:pPr>
              <w:spacing w:before="156" w:beforeLines="50" w:line="300" w:lineRule="auto"/>
              <w:rPr>
                <w:sz w:val="18"/>
                <w:szCs w:val="18"/>
              </w:rPr>
            </w:pPr>
            <w:r>
              <w:rPr>
                <w:rFonts w:hint="eastAsia"/>
                <w:sz w:val="18"/>
                <w:szCs w:val="18"/>
              </w:rPr>
              <w:t>员工信息信息标签</w:t>
            </w:r>
            <w:r>
              <w:rPr>
                <w:sz w:val="18"/>
                <w:szCs w:val="18"/>
              </w:rPr>
              <w:t>M</w:t>
            </w:r>
          </w:p>
        </w:tc>
        <w:tc>
          <w:tcPr>
            <w:tcW w:w="1620" w:type="dxa"/>
          </w:tcPr>
          <w:p w14:paraId="5C801AE5">
            <w:pPr>
              <w:spacing w:before="156" w:beforeLines="50" w:line="300" w:lineRule="auto"/>
              <w:rPr>
                <w:sz w:val="18"/>
                <w:szCs w:val="18"/>
              </w:rPr>
            </w:pPr>
            <w:r>
              <w:rPr>
                <w:sz w:val="18"/>
                <w:szCs w:val="18"/>
              </w:rPr>
              <w:t>N/A</w:t>
            </w:r>
          </w:p>
        </w:tc>
        <w:tc>
          <w:tcPr>
            <w:tcW w:w="1260" w:type="dxa"/>
          </w:tcPr>
          <w:p w14:paraId="2CB5E7E4">
            <w:pPr>
              <w:spacing w:before="156" w:beforeLines="50" w:line="300" w:lineRule="auto"/>
              <w:rPr>
                <w:sz w:val="18"/>
                <w:szCs w:val="18"/>
              </w:rPr>
            </w:pPr>
            <w:r>
              <w:rPr>
                <w:sz w:val="18"/>
                <w:szCs w:val="18"/>
              </w:rPr>
              <w:t>N/A</w:t>
            </w:r>
          </w:p>
        </w:tc>
        <w:tc>
          <w:tcPr>
            <w:tcW w:w="720" w:type="dxa"/>
          </w:tcPr>
          <w:p w14:paraId="764F75AC">
            <w:pPr>
              <w:spacing w:before="156" w:beforeLines="50" w:line="300" w:lineRule="auto"/>
              <w:rPr>
                <w:sz w:val="18"/>
                <w:szCs w:val="18"/>
              </w:rPr>
            </w:pPr>
            <w:r>
              <w:rPr>
                <w:sz w:val="18"/>
                <w:szCs w:val="18"/>
              </w:rPr>
              <w:t>N/A</w:t>
            </w:r>
          </w:p>
        </w:tc>
        <w:tc>
          <w:tcPr>
            <w:tcW w:w="1754" w:type="dxa"/>
          </w:tcPr>
          <w:p w14:paraId="7A545CD7">
            <w:pPr>
              <w:spacing w:before="156" w:beforeLines="50" w:line="300" w:lineRule="auto"/>
              <w:rPr>
                <w:sz w:val="18"/>
                <w:szCs w:val="18"/>
              </w:rPr>
            </w:pPr>
            <w:r>
              <w:rPr>
                <w:rFonts w:hint="eastAsia"/>
                <w:sz w:val="18"/>
                <w:szCs w:val="18"/>
              </w:rPr>
              <w:t>参考E</w:t>
            </w:r>
            <w:r>
              <w:rPr>
                <w:sz w:val="18"/>
                <w:szCs w:val="18"/>
              </w:rPr>
              <w:t>PIE的</w:t>
            </w:r>
            <w:r>
              <w:rPr>
                <w:rFonts w:hint="eastAsia"/>
                <w:sz w:val="18"/>
                <w:szCs w:val="18"/>
              </w:rPr>
              <w:t>&lt;</w:t>
            </w:r>
            <w:r>
              <w:rPr>
                <w:sz w:val="18"/>
                <w:szCs w:val="18"/>
              </w:rPr>
              <w:t>EMPL&gt;标签组</w:t>
            </w:r>
          </w:p>
        </w:tc>
      </w:tr>
    </w:tbl>
    <w:p w14:paraId="7ABF1392">
      <w:pPr>
        <w:pStyle w:val="8"/>
        <w:widowControl w:val="0"/>
        <w:spacing w:line="360" w:lineRule="auto"/>
        <w:jc w:val="both"/>
        <w:rPr>
          <w:rFonts w:ascii="宋体"/>
          <w:szCs w:val="30"/>
        </w:rPr>
      </w:pPr>
      <w:r>
        <w:rPr>
          <w:rFonts w:ascii="宋体" w:hAnsi="宋体"/>
          <w:szCs w:val="30"/>
        </w:rPr>
        <w:t>XML</w:t>
      </w:r>
      <w:r>
        <w:rPr>
          <w:rFonts w:hint="eastAsia" w:ascii="宋体" w:hAnsi="宋体"/>
          <w:szCs w:val="30"/>
        </w:rPr>
        <w:t>样例</w:t>
      </w:r>
    </w:p>
    <w:p w14:paraId="587F4A2D">
      <w:pPr>
        <w:rPr>
          <w:rFonts w:hint="eastAsia"/>
        </w:rPr>
      </w:pPr>
      <w:r>
        <w:t>&lt;?xml version="1.0" encoding="UTF-8"?&gt;</w:t>
      </w:r>
      <w:r>
        <w:br w:type="textWrapping"/>
      </w:r>
      <w:r>
        <w:t>&lt;MSG&gt;</w:t>
      </w:r>
      <w:r>
        <w:br w:type="textWrapping"/>
      </w:r>
      <w:r>
        <w:t>    &lt;META&gt;</w:t>
      </w:r>
      <w:r>
        <w:br w:type="textWrapping"/>
      </w:r>
      <w:r>
        <w:t>        &lt;SNDR&gt;</w:t>
      </w:r>
      <w:r>
        <w:rPr>
          <w:rFonts w:hint="eastAsia"/>
        </w:rPr>
        <w:t>SCMS</w:t>
      </w:r>
      <w:r>
        <w:t>&lt;/SNDR&gt;</w:t>
      </w:r>
      <w:r>
        <w:br w:type="textWrapping"/>
      </w:r>
      <w:r>
        <w:t>        &lt;RCVR&gt;&lt;/RCVR&gt;</w:t>
      </w:r>
      <w:r>
        <w:br w:type="textWrapping"/>
      </w:r>
      <w:r>
        <w:t>        &lt;SEQN&gt;1&lt;/SEQN&gt;</w:t>
      </w:r>
      <w:r>
        <w:br w:type="textWrapping"/>
      </w:r>
      <w:r>
        <w:t>        &lt;DDTM&gt;2010010223000&lt;/DDTM&gt;</w:t>
      </w:r>
      <w:r>
        <w:br w:type="textWrapping"/>
      </w:r>
      <w:r>
        <w:t>        &lt;TYPE&gt;PBME&lt;/TYPE&gt;</w:t>
      </w:r>
      <w:r>
        <w:br w:type="textWrapping"/>
      </w:r>
      <w:r>
        <w:t>        &lt;STYP&gt;EPDL&lt;/STYP&gt;</w:t>
      </w:r>
      <w:r>
        <w:br w:type="textWrapping"/>
      </w:r>
      <w:r>
        <w:t>    &lt;/META&gt;</w:t>
      </w:r>
      <w:r>
        <w:br w:type="textWrapping"/>
      </w:r>
      <w:r>
        <w:t>    &lt;RECD&gt;2&lt;/RECD&gt;</w:t>
      </w:r>
      <w:r>
        <w:br w:type="textWrapping"/>
      </w:r>
      <w:r>
        <w:t>    </w:t>
      </w:r>
      <w:r>
        <w:br w:type="textWrapping"/>
      </w:r>
      <w:r>
        <w:t>    &lt;EMPL&gt;</w:t>
      </w:r>
      <w:r>
        <w:br w:type="textWrapping"/>
      </w:r>
      <w:r>
        <w:t>        &lt;ID&gt;101098&lt;/ID&gt;</w:t>
      </w:r>
      <w:r>
        <w:br w:type="textWrapping"/>
      </w:r>
      <w:r>
        <w:t>        &lt;CODE&gt;101098&lt;/CODE&gt;</w:t>
      </w:r>
      <w:r>
        <w:br w:type="textWrapping"/>
      </w:r>
      <w:r>
        <w:t>        </w:t>
      </w:r>
      <w:r>
        <w:rPr>
          <w:rFonts w:hint="eastAsia"/>
        </w:rPr>
        <w:t>&lt;NAME&gt;张三&lt;/NAME&gt;</w:t>
      </w:r>
      <w:r>
        <w:br w:type="textWrapping"/>
      </w:r>
      <w:r>
        <w:t>        &lt;DEPTID&gt;10&lt;/DEPTID&gt;</w:t>
      </w:r>
      <w:r>
        <w:br w:type="textWrapping"/>
      </w:r>
      <w:r>
        <w:t>        &lt;AREAID&gt;100&lt;/AREAID&gt;</w:t>
      </w:r>
      <w:r>
        <w:br w:type="textWrapping"/>
      </w:r>
      <w:r>
        <w:t>        </w:t>
      </w:r>
      <w:r>
        <w:rPr>
          <w:rFonts w:hint="eastAsia"/>
        </w:rPr>
        <w:t>&lt;AREANAME&gt;东三指廊&lt;/AREANAME&gt;</w:t>
      </w:r>
    </w:p>
    <w:p w14:paraId="22640A16">
      <w:pPr>
        <w:ind w:firstLine="1920" w:firstLineChars="800"/>
        <w:rPr>
          <w:rFonts w:hint="eastAsia"/>
          <w:lang w:val="en-US" w:eastAsia="zh-CN"/>
        </w:rPr>
      </w:pPr>
      <w:r>
        <w:rPr>
          <w:rFonts w:hint="eastAsia"/>
          <w:lang w:val="en-US" w:eastAsia="zh-CN"/>
        </w:rPr>
        <w:t>&lt;POSTNAME&gt;值机&lt;/POSTNAME&gt;</w:t>
      </w:r>
    </w:p>
    <w:p w14:paraId="22170275">
      <w:pPr>
        <w:ind w:firstLine="1920" w:firstLineChars="800"/>
        <w:rPr>
          <w:rFonts w:hint="eastAsia"/>
        </w:rPr>
      </w:pPr>
      <w:r>
        <w:rPr>
          <w:rFonts w:hint="eastAsia"/>
          <w:lang w:val="en-US" w:eastAsia="zh-CN"/>
        </w:rPr>
        <w:t>&lt;REMARK&gt;面客岗&lt;/REMARK&gt;</w:t>
      </w:r>
      <w:r>
        <w:br w:type="textWrapping"/>
      </w:r>
      <w:r>
        <w:t>        &lt;QLITS&gt;</w:t>
      </w:r>
      <w:r>
        <w:br w:type="textWrapping"/>
      </w:r>
      <w:r>
        <w:t>        </w:t>
      </w:r>
      <w:r>
        <w:tab/>
      </w:r>
      <w:r>
        <w:tab/>
      </w:r>
      <w:r>
        <w:t>&lt;QLIT&gt;</w:t>
      </w:r>
      <w:r>
        <w:br w:type="textWrapping"/>
      </w:r>
      <w:r>
        <w:t>        </w:t>
      </w:r>
      <w:r>
        <w:tab/>
      </w:r>
      <w:r>
        <w:tab/>
      </w:r>
      <w:r>
        <w:tab/>
      </w:r>
      <w:r>
        <w:t>&lt;QID&gt;101&lt;/QID&gt;</w:t>
      </w:r>
      <w:r>
        <w:br w:type="textWrapping"/>
      </w:r>
      <w:r>
        <w:t>        </w:t>
      </w:r>
      <w:r>
        <w:tab/>
      </w:r>
      <w:r>
        <w:tab/>
      </w:r>
      <w:r>
        <w:tab/>
      </w:r>
      <w:r>
        <w:rPr>
          <w:rFonts w:hint="eastAsia"/>
        </w:rPr>
        <w:t>&lt;QNAME&gt;出港服务&lt;/QNAME&gt;</w:t>
      </w:r>
      <w:r>
        <w:br w:type="textWrapping"/>
      </w:r>
      <w:r>
        <w:t>        </w:t>
      </w:r>
      <w:r>
        <w:tab/>
      </w:r>
      <w:r>
        <w:tab/>
      </w:r>
      <w:r>
        <w:t>&lt;/QLIT&gt;</w:t>
      </w:r>
      <w:r>
        <w:br w:type="textWrapping"/>
      </w:r>
      <w:r>
        <w:t>        </w:t>
      </w:r>
      <w:r>
        <w:tab/>
      </w:r>
      <w:r>
        <w:tab/>
      </w:r>
      <w:r>
        <w:t>&lt;QLIT&gt;</w:t>
      </w:r>
      <w:r>
        <w:br w:type="textWrapping"/>
      </w:r>
      <w:r>
        <w:t>        </w:t>
      </w:r>
      <w:r>
        <w:tab/>
      </w:r>
      <w:r>
        <w:tab/>
      </w:r>
      <w:r>
        <w:tab/>
      </w:r>
      <w:r>
        <w:t>&lt;QID&gt;102&lt;/QID&gt;</w:t>
      </w:r>
      <w:r>
        <w:br w:type="textWrapping"/>
      </w:r>
      <w:r>
        <w:t>        </w:t>
      </w:r>
      <w:r>
        <w:tab/>
      </w:r>
      <w:r>
        <w:tab/>
      </w:r>
      <w:r>
        <w:tab/>
      </w:r>
      <w:r>
        <w:rPr>
          <w:rFonts w:hint="eastAsia"/>
        </w:rPr>
        <w:t>&lt;QNAME&gt;进港服务&lt;/QNAME&gt;</w:t>
      </w:r>
      <w:r>
        <w:br w:type="textWrapping"/>
      </w:r>
      <w:r>
        <w:t>        </w:t>
      </w:r>
      <w:r>
        <w:tab/>
      </w:r>
      <w:r>
        <w:tab/>
      </w:r>
      <w:r>
        <w:t>&lt;/QLIT&gt;</w:t>
      </w:r>
      <w:r>
        <w:br w:type="textWrapping"/>
      </w:r>
      <w:r>
        <w:t>        &lt;/QLITS&gt;</w:t>
      </w:r>
      <w:r>
        <w:br w:type="textWrapping"/>
      </w:r>
      <w:r>
        <w:t>    &lt;/EMPL&gt;</w:t>
      </w:r>
      <w:r>
        <w:br w:type="textWrapping"/>
      </w:r>
      <w:r>
        <w:t>    &lt;EMPL&gt;</w:t>
      </w:r>
      <w:r>
        <w:br w:type="textWrapping"/>
      </w:r>
      <w:r>
        <w:t>        &lt;ID&gt;101099&lt;/ID&gt;</w:t>
      </w:r>
      <w:r>
        <w:br w:type="textWrapping"/>
      </w:r>
      <w:r>
        <w:t>        &lt;CODE&gt;101099&lt;/CODE&gt;</w:t>
      </w:r>
      <w:r>
        <w:br w:type="textWrapping"/>
      </w:r>
      <w:r>
        <w:t>        </w:t>
      </w:r>
      <w:r>
        <w:rPr>
          <w:rFonts w:hint="eastAsia"/>
        </w:rPr>
        <w:t>&lt;NAME&gt;张</w:t>
      </w:r>
      <w:r>
        <w:t>一</w:t>
      </w:r>
      <w:r>
        <w:rPr>
          <w:rFonts w:hint="eastAsia"/>
        </w:rPr>
        <w:t>&lt;/NAME&gt;</w:t>
      </w:r>
      <w:r>
        <w:br w:type="textWrapping"/>
      </w:r>
      <w:r>
        <w:t>        &lt;DEPTID&gt;10&lt;/DEPTID&gt;</w:t>
      </w:r>
      <w:r>
        <w:br w:type="textWrapping"/>
      </w:r>
      <w:r>
        <w:t>        &lt;AREAID&gt;100&lt;/AREAID&gt;</w:t>
      </w:r>
      <w:r>
        <w:br w:type="textWrapping"/>
      </w:r>
      <w:r>
        <w:t>        </w:t>
      </w:r>
      <w:r>
        <w:rPr>
          <w:rFonts w:hint="eastAsia"/>
        </w:rPr>
        <w:t>&lt;AREANAME&gt;东三指廊&lt;/AREANAME&gt;</w:t>
      </w:r>
    </w:p>
    <w:p w14:paraId="02EABA44">
      <w:pPr>
        <w:ind w:firstLine="1920" w:firstLineChars="800"/>
        <w:rPr>
          <w:rFonts w:hint="eastAsia"/>
          <w:lang w:val="en-US" w:eastAsia="zh-CN"/>
        </w:rPr>
      </w:pPr>
      <w:r>
        <w:rPr>
          <w:rFonts w:hint="eastAsia"/>
          <w:lang w:val="en-US" w:eastAsia="zh-CN"/>
        </w:rPr>
        <w:t>&lt;POSTNAME&gt;值机&lt;/POSTNAME&gt;</w:t>
      </w:r>
    </w:p>
    <w:p w14:paraId="06ED7C87">
      <w:pPr>
        <w:ind w:firstLine="1920" w:firstLineChars="800"/>
      </w:pPr>
      <w:r>
        <w:rPr>
          <w:rFonts w:hint="eastAsia"/>
          <w:lang w:val="en-US" w:eastAsia="zh-CN"/>
        </w:rPr>
        <w:t>&lt;REMARK&gt;面客岗&lt;/REMARK&gt;</w:t>
      </w:r>
      <w:r>
        <w:br w:type="textWrapping"/>
      </w:r>
      <w:r>
        <w:t>        &lt;QLITS&gt;</w:t>
      </w:r>
      <w:r>
        <w:br w:type="textWrapping"/>
      </w:r>
      <w:r>
        <w:t>        </w:t>
      </w:r>
      <w:r>
        <w:tab/>
      </w:r>
      <w:r>
        <w:tab/>
      </w:r>
      <w:r>
        <w:t>&lt;QLIT&gt;</w:t>
      </w:r>
      <w:r>
        <w:br w:type="textWrapping"/>
      </w:r>
      <w:r>
        <w:t>        </w:t>
      </w:r>
      <w:r>
        <w:tab/>
      </w:r>
      <w:r>
        <w:tab/>
      </w:r>
      <w:r>
        <w:tab/>
      </w:r>
      <w:r>
        <w:t>&lt;QID&gt;101&lt;/QID&gt;</w:t>
      </w:r>
      <w:r>
        <w:br w:type="textWrapping"/>
      </w:r>
      <w:r>
        <w:t>        </w:t>
      </w:r>
      <w:r>
        <w:tab/>
      </w:r>
      <w:r>
        <w:tab/>
      </w:r>
      <w:r>
        <w:tab/>
      </w:r>
      <w:r>
        <w:rPr>
          <w:rFonts w:hint="eastAsia"/>
        </w:rPr>
        <w:t>&lt;QNAME&gt;出港服务&lt;/QNAME&gt;</w:t>
      </w:r>
      <w:r>
        <w:br w:type="textWrapping"/>
      </w:r>
      <w:r>
        <w:t>        </w:t>
      </w:r>
      <w:r>
        <w:tab/>
      </w:r>
      <w:r>
        <w:tab/>
      </w:r>
      <w:r>
        <w:t>&lt;/QLIT&gt;</w:t>
      </w:r>
      <w:r>
        <w:br w:type="textWrapping"/>
      </w:r>
      <w:r>
        <w:t>        &lt;/QLITS&gt;</w:t>
      </w:r>
      <w:r>
        <w:br w:type="textWrapping"/>
      </w:r>
      <w:r>
        <w:t>    &lt;/EMPL&gt;</w:t>
      </w:r>
      <w:r>
        <w:br w:type="textWrapping"/>
      </w:r>
      <w:r>
        <w:t>&lt;/MSG&gt;</w:t>
      </w:r>
    </w:p>
    <w:p w14:paraId="4107F63A"/>
    <w:p w14:paraId="05F9BF0D">
      <w:pPr>
        <w:pStyle w:val="5"/>
        <w:widowControl w:val="0"/>
        <w:spacing w:before="1123" w:after="374" w:line="360" w:lineRule="auto"/>
        <w:jc w:val="both"/>
        <w:rPr>
          <w:rFonts w:ascii="宋体"/>
          <w:lang w:val="de-DE"/>
        </w:rPr>
      </w:pPr>
      <w:bookmarkStart w:id="22" w:name="_Toc1430"/>
      <w:r>
        <w:rPr>
          <w:rFonts w:hint="eastAsia" w:ascii="宋体" w:hAnsi="宋体"/>
          <w:lang w:val="de-DE"/>
        </w:rPr>
        <w:t>员工上下班信息信息</w:t>
      </w:r>
      <w:bookmarkEnd w:id="22"/>
    </w:p>
    <w:p w14:paraId="7C9B2D42">
      <w:pPr>
        <w:pStyle w:val="6"/>
        <w:widowControl w:val="0"/>
        <w:spacing w:line="360" w:lineRule="auto"/>
        <w:jc w:val="both"/>
        <w:rPr>
          <w:lang w:val="de-DE"/>
        </w:rPr>
      </w:pPr>
      <w:bookmarkStart w:id="23" w:name="_Toc5639"/>
      <w:r>
        <w:rPr>
          <w:rFonts w:hint="eastAsia"/>
          <w:lang w:val="de-DE"/>
        </w:rPr>
        <w:t>员工上班计划</w:t>
      </w:r>
      <w:bookmarkEnd w:id="23"/>
    </w:p>
    <w:p w14:paraId="63A1C799">
      <w:pPr>
        <w:pStyle w:val="7"/>
        <w:widowControl w:val="0"/>
        <w:spacing w:line="360" w:lineRule="auto"/>
        <w:jc w:val="both"/>
        <w:rPr>
          <w:rFonts w:ascii="宋体"/>
          <w:sz w:val="28"/>
          <w:szCs w:val="30"/>
          <w:lang w:val="de-DE"/>
        </w:rPr>
      </w:pPr>
      <w:r>
        <w:rPr>
          <w:rFonts w:hint="eastAsia" w:ascii="宋体" w:hAnsi="宋体"/>
          <w:sz w:val="28"/>
          <w:szCs w:val="30"/>
        </w:rPr>
        <w:t>员工上班计划增加事件</w:t>
      </w:r>
      <w:r>
        <w:rPr>
          <w:rFonts w:hint="eastAsia" w:ascii="宋体" w:hAnsi="宋体"/>
          <w:sz w:val="28"/>
          <w:szCs w:val="30"/>
          <w:lang w:val="de-DE"/>
        </w:rPr>
        <w:t>（</w:t>
      </w:r>
      <w:r>
        <w:rPr>
          <w:rFonts w:ascii="宋体" w:hAnsi="宋体"/>
          <w:sz w:val="28"/>
          <w:szCs w:val="30"/>
          <w:lang w:val="de-DE"/>
        </w:rPr>
        <w:t>SDIE</w:t>
      </w:r>
      <w:r>
        <w:rPr>
          <w:rFonts w:hint="eastAsia" w:ascii="宋体" w:hAnsi="宋体"/>
          <w:sz w:val="28"/>
          <w:szCs w:val="30"/>
          <w:lang w:val="de-DE"/>
        </w:rPr>
        <w:t>）</w:t>
      </w:r>
    </w:p>
    <w:p w14:paraId="32A36F51">
      <w:pPr>
        <w:pStyle w:val="8"/>
        <w:widowControl w:val="0"/>
        <w:spacing w:line="360" w:lineRule="auto"/>
        <w:jc w:val="both"/>
        <w:rPr>
          <w:rFonts w:ascii="宋体"/>
          <w:szCs w:val="30"/>
        </w:rPr>
      </w:pPr>
      <w:r>
        <w:rPr>
          <w:rFonts w:ascii="宋体" w:hAnsi="宋体"/>
          <w:szCs w:val="30"/>
        </w:rPr>
        <w:t>SDIE</w:t>
      </w:r>
      <w:r>
        <w:rPr>
          <w:rFonts w:hint="eastAsia" w:ascii="宋体" w:hAnsi="宋体"/>
          <w:szCs w:val="30"/>
        </w:rPr>
        <w:t>消息说明</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6392"/>
      </w:tblGrid>
      <w:tr w14:paraId="568AC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6F2B4B1A">
            <w:pPr>
              <w:spacing w:before="156" w:beforeLines="50" w:line="300" w:lineRule="auto"/>
              <w:rPr>
                <w:sz w:val="18"/>
                <w:szCs w:val="18"/>
              </w:rPr>
            </w:pPr>
            <w:r>
              <w:rPr>
                <w:rFonts w:hint="eastAsia"/>
                <w:sz w:val="18"/>
                <w:szCs w:val="18"/>
              </w:rPr>
              <w:t>消息类型</w:t>
            </w:r>
            <w:r>
              <w:rPr>
                <w:sz w:val="18"/>
                <w:szCs w:val="18"/>
              </w:rPr>
              <w:t>TYPE</w:t>
            </w:r>
          </w:p>
        </w:tc>
        <w:tc>
          <w:tcPr>
            <w:tcW w:w="6392" w:type="dxa"/>
          </w:tcPr>
          <w:p w14:paraId="726D3CD6">
            <w:pPr>
              <w:spacing w:before="156" w:beforeLines="50" w:line="300" w:lineRule="auto"/>
              <w:rPr>
                <w:b/>
                <w:sz w:val="18"/>
                <w:szCs w:val="18"/>
              </w:rPr>
            </w:pPr>
            <w:r>
              <w:rPr>
                <w:b/>
                <w:sz w:val="18"/>
                <w:szCs w:val="18"/>
              </w:rPr>
              <w:t>SDIE</w:t>
            </w:r>
          </w:p>
        </w:tc>
      </w:tr>
      <w:tr w14:paraId="56B80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791045C6">
            <w:pPr>
              <w:spacing w:before="156" w:beforeLines="50" w:line="300" w:lineRule="auto"/>
              <w:rPr>
                <w:sz w:val="18"/>
                <w:szCs w:val="18"/>
              </w:rPr>
            </w:pPr>
            <w:r>
              <w:rPr>
                <w:rFonts w:hint="eastAsia"/>
                <w:sz w:val="18"/>
                <w:szCs w:val="18"/>
              </w:rPr>
              <w:t>应用场景及说明</w:t>
            </w:r>
          </w:p>
        </w:tc>
        <w:tc>
          <w:tcPr>
            <w:tcW w:w="6392" w:type="dxa"/>
          </w:tcPr>
          <w:p w14:paraId="4B36D7E5">
            <w:pPr>
              <w:widowControl w:val="0"/>
              <w:numPr>
                <w:ilvl w:val="0"/>
                <w:numId w:val="2"/>
              </w:numPr>
              <w:spacing w:before="156" w:beforeLines="50" w:line="300" w:lineRule="auto"/>
              <w:jc w:val="both"/>
              <w:rPr>
                <w:sz w:val="18"/>
                <w:szCs w:val="18"/>
              </w:rPr>
            </w:pPr>
            <w:r>
              <w:rPr>
                <w:rFonts w:hint="eastAsia"/>
                <w:sz w:val="18"/>
                <w:szCs w:val="18"/>
              </w:rPr>
              <w:t>排班信息系统向其它接入系统传送新增的员工上班计划信息</w:t>
            </w:r>
          </w:p>
          <w:p w14:paraId="6564615B">
            <w:pPr>
              <w:widowControl w:val="0"/>
              <w:numPr>
                <w:ilvl w:val="0"/>
                <w:numId w:val="2"/>
              </w:numPr>
              <w:spacing w:before="156" w:beforeLines="50" w:line="300" w:lineRule="auto"/>
              <w:jc w:val="both"/>
              <w:rPr>
                <w:sz w:val="18"/>
                <w:szCs w:val="18"/>
              </w:rPr>
            </w:pPr>
            <w:r>
              <w:rPr>
                <w:rFonts w:hint="eastAsia"/>
                <w:sz w:val="18"/>
                <w:szCs w:val="18"/>
              </w:rPr>
              <w:t>消息大类型属于</w:t>
            </w:r>
            <w:r>
              <w:rPr>
                <w:sz w:val="18"/>
                <w:szCs w:val="18"/>
              </w:rPr>
              <w:t>PBME</w:t>
            </w:r>
            <w:r>
              <w:rPr>
                <w:rFonts w:hint="eastAsia"/>
                <w:sz w:val="18"/>
                <w:szCs w:val="18"/>
              </w:rPr>
              <w:t>，可以按照</w:t>
            </w:r>
            <w:r>
              <w:rPr>
                <w:sz w:val="18"/>
                <w:szCs w:val="18"/>
              </w:rPr>
              <w:t>PBME</w:t>
            </w:r>
            <w:r>
              <w:rPr>
                <w:rFonts w:hint="eastAsia"/>
                <w:sz w:val="18"/>
                <w:szCs w:val="18"/>
              </w:rPr>
              <w:t>来处理</w:t>
            </w:r>
          </w:p>
        </w:tc>
      </w:tr>
      <w:tr w14:paraId="7D5EC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6B8CBE38">
            <w:pPr>
              <w:spacing w:before="156" w:beforeLines="50" w:line="300" w:lineRule="auto"/>
              <w:rPr>
                <w:sz w:val="18"/>
                <w:szCs w:val="18"/>
              </w:rPr>
            </w:pPr>
            <w:r>
              <w:rPr>
                <w:rFonts w:hint="eastAsia"/>
                <w:sz w:val="18"/>
                <w:szCs w:val="18"/>
              </w:rPr>
              <w:t>优先级别</w:t>
            </w:r>
          </w:p>
        </w:tc>
        <w:tc>
          <w:tcPr>
            <w:tcW w:w="6392" w:type="dxa"/>
          </w:tcPr>
          <w:p w14:paraId="1204D002">
            <w:pPr>
              <w:spacing w:before="156" w:beforeLines="50" w:line="300" w:lineRule="auto"/>
              <w:rPr>
                <w:sz w:val="18"/>
                <w:szCs w:val="18"/>
              </w:rPr>
            </w:pPr>
            <w:r>
              <w:rPr>
                <w:sz w:val="18"/>
                <w:szCs w:val="18"/>
              </w:rPr>
              <w:t>4</w:t>
            </w:r>
          </w:p>
        </w:tc>
      </w:tr>
      <w:tr w14:paraId="4403E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4686AB22">
            <w:pPr>
              <w:spacing w:before="156" w:beforeLines="50" w:line="300" w:lineRule="auto"/>
              <w:rPr>
                <w:sz w:val="18"/>
                <w:szCs w:val="18"/>
              </w:rPr>
            </w:pPr>
            <w:r>
              <w:rPr>
                <w:rFonts w:hint="eastAsia"/>
                <w:sz w:val="18"/>
                <w:szCs w:val="18"/>
              </w:rPr>
              <w:t>发送源</w:t>
            </w:r>
          </w:p>
        </w:tc>
        <w:tc>
          <w:tcPr>
            <w:tcW w:w="6392" w:type="dxa"/>
          </w:tcPr>
          <w:p w14:paraId="5318F049">
            <w:pPr>
              <w:spacing w:before="156" w:beforeLines="50" w:line="300" w:lineRule="auto"/>
              <w:rPr>
                <w:sz w:val="18"/>
                <w:szCs w:val="18"/>
              </w:rPr>
            </w:pPr>
          </w:p>
        </w:tc>
      </w:tr>
    </w:tbl>
    <w:p w14:paraId="14FEA3E8">
      <w:pPr>
        <w:pStyle w:val="8"/>
        <w:widowControl w:val="0"/>
        <w:spacing w:line="360" w:lineRule="auto"/>
        <w:jc w:val="both"/>
        <w:rPr>
          <w:rFonts w:ascii="宋体"/>
          <w:szCs w:val="30"/>
        </w:rPr>
      </w:pPr>
      <w:r>
        <w:rPr>
          <w:rFonts w:ascii="宋体" w:hAnsi="宋体"/>
          <w:szCs w:val="30"/>
        </w:rPr>
        <w:t>SDIE</w:t>
      </w:r>
      <w:r>
        <w:rPr>
          <w:rFonts w:hint="eastAsia" w:ascii="宋体" w:hAnsi="宋体"/>
          <w:szCs w:val="30"/>
        </w:rPr>
        <w:t>消息标签</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1115"/>
        <w:gridCol w:w="1432"/>
        <w:gridCol w:w="1370"/>
        <w:gridCol w:w="1370"/>
        <w:gridCol w:w="1548"/>
      </w:tblGrid>
      <w:tr w14:paraId="1B177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shd w:val="clear" w:color="auto" w:fill="E0E0E0"/>
          </w:tcPr>
          <w:p w14:paraId="21757E5E">
            <w:pPr>
              <w:spacing w:before="156" w:beforeLines="50" w:line="300" w:lineRule="auto"/>
              <w:rPr>
                <w:sz w:val="18"/>
                <w:szCs w:val="18"/>
              </w:rPr>
            </w:pPr>
            <w:r>
              <w:rPr>
                <w:rFonts w:hint="eastAsia"/>
                <w:sz w:val="18"/>
                <w:szCs w:val="18"/>
              </w:rPr>
              <w:t>标签</w:t>
            </w:r>
            <w:r>
              <w:rPr>
                <w:sz w:val="18"/>
                <w:szCs w:val="18"/>
              </w:rPr>
              <w:t xml:space="preserve"> tag</w:t>
            </w:r>
          </w:p>
        </w:tc>
        <w:tc>
          <w:tcPr>
            <w:tcW w:w="1115" w:type="dxa"/>
            <w:shd w:val="clear" w:color="auto" w:fill="E0E0E0"/>
          </w:tcPr>
          <w:p w14:paraId="151BBF3C">
            <w:pPr>
              <w:spacing w:before="156" w:beforeLines="50" w:line="300" w:lineRule="auto"/>
              <w:rPr>
                <w:sz w:val="18"/>
                <w:szCs w:val="18"/>
              </w:rPr>
            </w:pPr>
            <w:r>
              <w:rPr>
                <w:rFonts w:hint="eastAsia"/>
                <w:sz w:val="18"/>
                <w:szCs w:val="18"/>
              </w:rPr>
              <w:t>说明（是否必须，</w:t>
            </w:r>
            <w:r>
              <w:rPr>
                <w:sz w:val="18"/>
                <w:szCs w:val="18"/>
              </w:rPr>
              <w:t>M</w:t>
            </w:r>
            <w:r>
              <w:rPr>
                <w:rFonts w:hint="eastAsia"/>
                <w:sz w:val="18"/>
                <w:szCs w:val="18"/>
              </w:rPr>
              <w:t>代表必须，</w:t>
            </w:r>
            <w:r>
              <w:rPr>
                <w:sz w:val="18"/>
                <w:szCs w:val="18"/>
              </w:rPr>
              <w:t>O</w:t>
            </w:r>
            <w:r>
              <w:rPr>
                <w:rFonts w:hint="eastAsia"/>
                <w:sz w:val="18"/>
                <w:szCs w:val="18"/>
              </w:rPr>
              <w:t>代表可选）</w:t>
            </w:r>
          </w:p>
        </w:tc>
        <w:tc>
          <w:tcPr>
            <w:tcW w:w="1432" w:type="dxa"/>
            <w:shd w:val="clear" w:color="auto" w:fill="E0E0E0"/>
          </w:tcPr>
          <w:p w14:paraId="3D95C500">
            <w:pPr>
              <w:spacing w:before="156" w:beforeLines="50" w:line="300" w:lineRule="auto"/>
              <w:rPr>
                <w:sz w:val="18"/>
                <w:szCs w:val="18"/>
              </w:rPr>
            </w:pPr>
            <w:r>
              <w:rPr>
                <w:rFonts w:hint="eastAsia"/>
                <w:sz w:val="18"/>
                <w:szCs w:val="18"/>
              </w:rPr>
              <w:t>值类型和宽度</w:t>
            </w:r>
          </w:p>
        </w:tc>
        <w:tc>
          <w:tcPr>
            <w:tcW w:w="1370" w:type="dxa"/>
            <w:shd w:val="clear" w:color="auto" w:fill="E0E0E0"/>
          </w:tcPr>
          <w:p w14:paraId="2C52753B">
            <w:pPr>
              <w:spacing w:before="156" w:beforeLines="50" w:line="300" w:lineRule="auto"/>
              <w:rPr>
                <w:sz w:val="18"/>
                <w:szCs w:val="18"/>
              </w:rPr>
            </w:pPr>
            <w:r>
              <w:rPr>
                <w:rFonts w:hint="eastAsia"/>
                <w:sz w:val="18"/>
                <w:szCs w:val="18"/>
              </w:rPr>
              <w:t>取值范围</w:t>
            </w:r>
          </w:p>
        </w:tc>
        <w:tc>
          <w:tcPr>
            <w:tcW w:w="1370" w:type="dxa"/>
            <w:shd w:val="clear" w:color="auto" w:fill="E0E0E0"/>
          </w:tcPr>
          <w:p w14:paraId="67F5D1B4">
            <w:pPr>
              <w:spacing w:before="156" w:beforeLines="50" w:line="300" w:lineRule="auto"/>
              <w:rPr>
                <w:sz w:val="18"/>
                <w:szCs w:val="18"/>
              </w:rPr>
            </w:pPr>
            <w:r>
              <w:rPr>
                <w:rFonts w:hint="eastAsia"/>
                <w:sz w:val="18"/>
                <w:szCs w:val="18"/>
              </w:rPr>
              <w:t>样例</w:t>
            </w:r>
          </w:p>
        </w:tc>
        <w:tc>
          <w:tcPr>
            <w:tcW w:w="1548" w:type="dxa"/>
            <w:shd w:val="clear" w:color="auto" w:fill="E0E0E0"/>
          </w:tcPr>
          <w:p w14:paraId="409C59C1">
            <w:pPr>
              <w:spacing w:before="156" w:beforeLines="50" w:line="300" w:lineRule="auto"/>
              <w:rPr>
                <w:sz w:val="18"/>
                <w:szCs w:val="18"/>
              </w:rPr>
            </w:pPr>
            <w:r>
              <w:rPr>
                <w:rFonts w:hint="eastAsia"/>
                <w:sz w:val="18"/>
                <w:szCs w:val="18"/>
              </w:rPr>
              <w:t>备注</w:t>
            </w:r>
          </w:p>
        </w:tc>
      </w:tr>
      <w:tr w14:paraId="562F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shd w:val="clear" w:color="auto" w:fill="CCFFCC"/>
          </w:tcPr>
          <w:p w14:paraId="25E04BBF">
            <w:pPr>
              <w:spacing w:before="156" w:beforeLines="50" w:line="300" w:lineRule="auto"/>
              <w:rPr>
                <w:sz w:val="18"/>
                <w:szCs w:val="18"/>
              </w:rPr>
            </w:pPr>
            <w:r>
              <w:rPr>
                <w:rFonts w:hint="eastAsia"/>
                <w:sz w:val="18"/>
                <w:szCs w:val="18"/>
              </w:rPr>
              <w:t>消息头</w:t>
            </w:r>
          </w:p>
        </w:tc>
        <w:tc>
          <w:tcPr>
            <w:tcW w:w="1115" w:type="dxa"/>
            <w:shd w:val="clear" w:color="auto" w:fill="CCFFCC"/>
          </w:tcPr>
          <w:p w14:paraId="5FA5E2BF">
            <w:pPr>
              <w:spacing w:before="156" w:beforeLines="50" w:line="300" w:lineRule="auto"/>
              <w:rPr>
                <w:sz w:val="18"/>
                <w:szCs w:val="18"/>
              </w:rPr>
            </w:pPr>
          </w:p>
        </w:tc>
        <w:tc>
          <w:tcPr>
            <w:tcW w:w="1432" w:type="dxa"/>
            <w:shd w:val="clear" w:color="auto" w:fill="CCFFCC"/>
          </w:tcPr>
          <w:p w14:paraId="1C521642">
            <w:pPr>
              <w:spacing w:before="156" w:beforeLines="50" w:line="300" w:lineRule="auto"/>
              <w:rPr>
                <w:sz w:val="18"/>
                <w:szCs w:val="18"/>
              </w:rPr>
            </w:pPr>
          </w:p>
        </w:tc>
        <w:tc>
          <w:tcPr>
            <w:tcW w:w="1370" w:type="dxa"/>
            <w:shd w:val="clear" w:color="auto" w:fill="CCFFCC"/>
          </w:tcPr>
          <w:p w14:paraId="63AE1176">
            <w:pPr>
              <w:spacing w:before="156" w:beforeLines="50" w:line="300" w:lineRule="auto"/>
              <w:rPr>
                <w:sz w:val="18"/>
                <w:szCs w:val="18"/>
              </w:rPr>
            </w:pPr>
          </w:p>
        </w:tc>
        <w:tc>
          <w:tcPr>
            <w:tcW w:w="1370" w:type="dxa"/>
            <w:shd w:val="clear" w:color="auto" w:fill="CCFFCC"/>
          </w:tcPr>
          <w:p w14:paraId="622C2195">
            <w:pPr>
              <w:spacing w:before="156" w:beforeLines="50" w:line="300" w:lineRule="auto"/>
              <w:rPr>
                <w:sz w:val="18"/>
                <w:szCs w:val="18"/>
              </w:rPr>
            </w:pPr>
          </w:p>
        </w:tc>
        <w:tc>
          <w:tcPr>
            <w:tcW w:w="1548" w:type="dxa"/>
            <w:shd w:val="clear" w:color="auto" w:fill="CCFFCC"/>
          </w:tcPr>
          <w:p w14:paraId="773D3B4C">
            <w:pPr>
              <w:spacing w:before="156" w:beforeLines="50" w:line="300" w:lineRule="auto"/>
              <w:rPr>
                <w:sz w:val="18"/>
                <w:szCs w:val="18"/>
              </w:rPr>
            </w:pPr>
          </w:p>
        </w:tc>
      </w:tr>
      <w:tr w14:paraId="7D352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51EE2609">
            <w:pPr>
              <w:spacing w:before="156" w:beforeLines="50" w:line="300" w:lineRule="auto"/>
              <w:rPr>
                <w:sz w:val="18"/>
                <w:szCs w:val="18"/>
              </w:rPr>
            </w:pPr>
            <w:r>
              <w:rPr>
                <w:sz w:val="18"/>
                <w:szCs w:val="18"/>
              </w:rPr>
              <w:t>&lt;MSG&gt;</w:t>
            </w:r>
          </w:p>
        </w:tc>
        <w:tc>
          <w:tcPr>
            <w:tcW w:w="1115" w:type="dxa"/>
          </w:tcPr>
          <w:p w14:paraId="01C0F1DA">
            <w:pPr>
              <w:spacing w:before="156" w:beforeLines="50" w:line="300" w:lineRule="auto"/>
              <w:rPr>
                <w:sz w:val="18"/>
                <w:szCs w:val="18"/>
              </w:rPr>
            </w:pPr>
            <w:r>
              <w:rPr>
                <w:rFonts w:hint="eastAsia"/>
                <w:sz w:val="18"/>
                <w:szCs w:val="18"/>
              </w:rPr>
              <w:t>根标签</w:t>
            </w:r>
            <w:r>
              <w:rPr>
                <w:sz w:val="18"/>
                <w:szCs w:val="18"/>
              </w:rPr>
              <w:t>M</w:t>
            </w:r>
          </w:p>
        </w:tc>
        <w:tc>
          <w:tcPr>
            <w:tcW w:w="1432" w:type="dxa"/>
          </w:tcPr>
          <w:p w14:paraId="2CBD744A">
            <w:pPr>
              <w:spacing w:before="156" w:beforeLines="50" w:line="300" w:lineRule="auto"/>
              <w:rPr>
                <w:sz w:val="18"/>
                <w:szCs w:val="18"/>
              </w:rPr>
            </w:pPr>
            <w:r>
              <w:rPr>
                <w:sz w:val="18"/>
                <w:szCs w:val="18"/>
              </w:rPr>
              <w:t>N/A</w:t>
            </w:r>
          </w:p>
        </w:tc>
        <w:tc>
          <w:tcPr>
            <w:tcW w:w="1370" w:type="dxa"/>
          </w:tcPr>
          <w:p w14:paraId="3933159E">
            <w:pPr>
              <w:spacing w:before="156" w:beforeLines="50" w:line="300" w:lineRule="auto"/>
              <w:rPr>
                <w:sz w:val="18"/>
                <w:szCs w:val="18"/>
              </w:rPr>
            </w:pPr>
            <w:r>
              <w:rPr>
                <w:sz w:val="18"/>
                <w:szCs w:val="18"/>
              </w:rPr>
              <w:t>N/A</w:t>
            </w:r>
          </w:p>
        </w:tc>
        <w:tc>
          <w:tcPr>
            <w:tcW w:w="1370" w:type="dxa"/>
          </w:tcPr>
          <w:p w14:paraId="5388B5F6">
            <w:pPr>
              <w:spacing w:before="156" w:beforeLines="50" w:line="300" w:lineRule="auto"/>
              <w:rPr>
                <w:sz w:val="18"/>
                <w:szCs w:val="18"/>
              </w:rPr>
            </w:pPr>
            <w:r>
              <w:rPr>
                <w:sz w:val="18"/>
                <w:szCs w:val="18"/>
              </w:rPr>
              <w:t>N/A</w:t>
            </w:r>
          </w:p>
        </w:tc>
        <w:tc>
          <w:tcPr>
            <w:tcW w:w="1548" w:type="dxa"/>
          </w:tcPr>
          <w:p w14:paraId="55A6599E">
            <w:pPr>
              <w:spacing w:before="156" w:beforeLines="50" w:line="300" w:lineRule="auto"/>
              <w:rPr>
                <w:sz w:val="18"/>
                <w:szCs w:val="18"/>
              </w:rPr>
            </w:pPr>
            <w:r>
              <w:rPr>
                <w:sz w:val="18"/>
                <w:szCs w:val="18"/>
              </w:rPr>
              <w:t>N/A</w:t>
            </w:r>
          </w:p>
        </w:tc>
      </w:tr>
      <w:tr w14:paraId="7618F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0475B963">
            <w:pPr>
              <w:spacing w:before="156" w:beforeLines="50" w:line="300" w:lineRule="auto"/>
              <w:rPr>
                <w:sz w:val="18"/>
                <w:szCs w:val="18"/>
              </w:rPr>
            </w:pPr>
            <w:r>
              <w:rPr>
                <w:sz w:val="18"/>
                <w:szCs w:val="18"/>
              </w:rPr>
              <w:t>&lt;META&gt;</w:t>
            </w:r>
          </w:p>
        </w:tc>
        <w:tc>
          <w:tcPr>
            <w:tcW w:w="1115" w:type="dxa"/>
          </w:tcPr>
          <w:p w14:paraId="0656070A">
            <w:pPr>
              <w:spacing w:before="156" w:beforeLines="50" w:line="300" w:lineRule="auto"/>
              <w:rPr>
                <w:sz w:val="18"/>
                <w:szCs w:val="18"/>
              </w:rPr>
            </w:pPr>
            <w:r>
              <w:rPr>
                <w:rFonts w:hint="eastAsia"/>
                <w:sz w:val="18"/>
                <w:szCs w:val="18"/>
              </w:rPr>
              <w:t>消息头标签</w:t>
            </w:r>
            <w:r>
              <w:rPr>
                <w:sz w:val="18"/>
                <w:szCs w:val="18"/>
              </w:rPr>
              <w:t>M</w:t>
            </w:r>
          </w:p>
        </w:tc>
        <w:tc>
          <w:tcPr>
            <w:tcW w:w="1432" w:type="dxa"/>
          </w:tcPr>
          <w:p w14:paraId="05C36DD5">
            <w:pPr>
              <w:spacing w:before="156" w:beforeLines="50" w:line="300" w:lineRule="auto"/>
              <w:rPr>
                <w:sz w:val="18"/>
                <w:szCs w:val="18"/>
              </w:rPr>
            </w:pPr>
            <w:r>
              <w:rPr>
                <w:sz w:val="18"/>
                <w:szCs w:val="18"/>
              </w:rPr>
              <w:t>N/A</w:t>
            </w:r>
          </w:p>
        </w:tc>
        <w:tc>
          <w:tcPr>
            <w:tcW w:w="1370" w:type="dxa"/>
          </w:tcPr>
          <w:p w14:paraId="4B619782">
            <w:pPr>
              <w:spacing w:before="156" w:beforeLines="50" w:line="300" w:lineRule="auto"/>
              <w:rPr>
                <w:sz w:val="18"/>
                <w:szCs w:val="18"/>
              </w:rPr>
            </w:pPr>
            <w:r>
              <w:rPr>
                <w:sz w:val="18"/>
                <w:szCs w:val="18"/>
              </w:rPr>
              <w:t>N/A</w:t>
            </w:r>
          </w:p>
        </w:tc>
        <w:tc>
          <w:tcPr>
            <w:tcW w:w="1370" w:type="dxa"/>
          </w:tcPr>
          <w:p w14:paraId="5FEE3859">
            <w:pPr>
              <w:spacing w:before="156" w:beforeLines="50" w:line="300" w:lineRule="auto"/>
              <w:rPr>
                <w:sz w:val="18"/>
                <w:szCs w:val="18"/>
              </w:rPr>
            </w:pPr>
            <w:r>
              <w:rPr>
                <w:sz w:val="18"/>
                <w:szCs w:val="18"/>
              </w:rPr>
              <w:t>N/A</w:t>
            </w:r>
          </w:p>
        </w:tc>
        <w:tc>
          <w:tcPr>
            <w:tcW w:w="1548" w:type="dxa"/>
          </w:tcPr>
          <w:p w14:paraId="76317F15">
            <w:pPr>
              <w:spacing w:before="156" w:beforeLines="50" w:line="300" w:lineRule="auto"/>
              <w:rPr>
                <w:sz w:val="18"/>
                <w:szCs w:val="18"/>
              </w:rPr>
            </w:pPr>
            <w:r>
              <w:rPr>
                <w:sz w:val="18"/>
                <w:szCs w:val="18"/>
              </w:rPr>
              <w:t>N/A</w:t>
            </w:r>
          </w:p>
        </w:tc>
      </w:tr>
      <w:tr w14:paraId="7D616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2925F2CA">
            <w:pPr>
              <w:spacing w:before="156" w:beforeLines="50" w:line="300" w:lineRule="auto"/>
              <w:rPr>
                <w:sz w:val="18"/>
                <w:szCs w:val="18"/>
              </w:rPr>
            </w:pPr>
            <w:r>
              <w:rPr>
                <w:sz w:val="18"/>
                <w:szCs w:val="18"/>
              </w:rPr>
              <w:t>&lt;SNDR&gt;</w:t>
            </w:r>
          </w:p>
        </w:tc>
        <w:tc>
          <w:tcPr>
            <w:tcW w:w="1115" w:type="dxa"/>
          </w:tcPr>
          <w:p w14:paraId="3FBC7081">
            <w:pPr>
              <w:spacing w:before="156" w:beforeLines="50" w:line="300" w:lineRule="auto"/>
              <w:rPr>
                <w:sz w:val="18"/>
                <w:szCs w:val="18"/>
              </w:rPr>
            </w:pPr>
            <w:r>
              <w:rPr>
                <w:rFonts w:hint="eastAsia"/>
                <w:sz w:val="18"/>
                <w:szCs w:val="18"/>
              </w:rPr>
              <w:t>消息发送者</w:t>
            </w:r>
            <w:r>
              <w:rPr>
                <w:sz w:val="18"/>
                <w:szCs w:val="18"/>
              </w:rPr>
              <w:t>M</w:t>
            </w:r>
          </w:p>
        </w:tc>
        <w:tc>
          <w:tcPr>
            <w:tcW w:w="1432" w:type="dxa"/>
          </w:tcPr>
          <w:p w14:paraId="4A2F2AE5">
            <w:pPr>
              <w:spacing w:before="156" w:beforeLines="50" w:line="300" w:lineRule="auto"/>
              <w:rPr>
                <w:sz w:val="18"/>
                <w:szCs w:val="18"/>
              </w:rPr>
            </w:pPr>
            <w:r>
              <w:rPr>
                <w:sz w:val="18"/>
                <w:szCs w:val="18"/>
              </w:rPr>
              <w:t>S{1-4}</w:t>
            </w:r>
          </w:p>
        </w:tc>
        <w:tc>
          <w:tcPr>
            <w:tcW w:w="1370" w:type="dxa"/>
          </w:tcPr>
          <w:p w14:paraId="0EC01F61">
            <w:pPr>
              <w:spacing w:before="156" w:beforeLines="50" w:line="300" w:lineRule="auto"/>
              <w:rPr>
                <w:sz w:val="18"/>
                <w:szCs w:val="18"/>
              </w:rPr>
            </w:pPr>
            <w:r>
              <w:rPr>
                <w:sz w:val="18"/>
                <w:szCs w:val="18"/>
              </w:rPr>
              <w:t>[0-9][a-z][A-Z]</w:t>
            </w:r>
          </w:p>
        </w:tc>
        <w:tc>
          <w:tcPr>
            <w:tcW w:w="1370" w:type="dxa"/>
          </w:tcPr>
          <w:p w14:paraId="6A9FB5F9">
            <w:pPr>
              <w:spacing w:before="156" w:beforeLines="50" w:line="300" w:lineRule="auto"/>
              <w:rPr>
                <w:sz w:val="18"/>
                <w:szCs w:val="18"/>
              </w:rPr>
            </w:pPr>
            <w:r>
              <w:rPr>
                <w:sz w:val="18"/>
                <w:szCs w:val="18"/>
              </w:rPr>
              <w:t>SCMS</w:t>
            </w:r>
          </w:p>
        </w:tc>
        <w:tc>
          <w:tcPr>
            <w:tcW w:w="1548" w:type="dxa"/>
          </w:tcPr>
          <w:p w14:paraId="36951D74">
            <w:pPr>
              <w:spacing w:before="156" w:beforeLines="50" w:line="300" w:lineRule="auto"/>
              <w:rPr>
                <w:sz w:val="18"/>
                <w:szCs w:val="18"/>
              </w:rPr>
            </w:pPr>
            <w:r>
              <w:rPr>
                <w:rFonts w:hint="eastAsia"/>
                <w:sz w:val="18"/>
                <w:szCs w:val="18"/>
              </w:rPr>
              <w:t>由集成方统一定义</w:t>
            </w:r>
          </w:p>
        </w:tc>
      </w:tr>
      <w:tr w14:paraId="625B1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23B20043">
            <w:pPr>
              <w:spacing w:before="156" w:beforeLines="50" w:line="300" w:lineRule="auto"/>
              <w:rPr>
                <w:sz w:val="18"/>
                <w:szCs w:val="18"/>
              </w:rPr>
            </w:pPr>
            <w:r>
              <w:rPr>
                <w:sz w:val="18"/>
                <w:szCs w:val="18"/>
              </w:rPr>
              <w:t>&lt;RCVR&gt;</w:t>
            </w:r>
          </w:p>
        </w:tc>
        <w:tc>
          <w:tcPr>
            <w:tcW w:w="1115" w:type="dxa"/>
          </w:tcPr>
          <w:p w14:paraId="5A4F5535">
            <w:pPr>
              <w:spacing w:before="156" w:beforeLines="50" w:line="300" w:lineRule="auto"/>
              <w:rPr>
                <w:sz w:val="18"/>
                <w:szCs w:val="18"/>
              </w:rPr>
            </w:pPr>
            <w:r>
              <w:rPr>
                <w:rFonts w:hint="eastAsia"/>
                <w:sz w:val="18"/>
                <w:szCs w:val="18"/>
              </w:rPr>
              <w:t>消息接收者</w:t>
            </w:r>
            <w:r>
              <w:rPr>
                <w:sz w:val="18"/>
                <w:szCs w:val="18"/>
              </w:rPr>
              <w:t>M</w:t>
            </w:r>
          </w:p>
        </w:tc>
        <w:tc>
          <w:tcPr>
            <w:tcW w:w="1432" w:type="dxa"/>
          </w:tcPr>
          <w:p w14:paraId="28CFD732">
            <w:pPr>
              <w:spacing w:before="156" w:beforeLines="50" w:line="300" w:lineRule="auto"/>
              <w:rPr>
                <w:sz w:val="18"/>
                <w:szCs w:val="18"/>
              </w:rPr>
            </w:pPr>
            <w:r>
              <w:rPr>
                <w:sz w:val="18"/>
                <w:szCs w:val="18"/>
              </w:rPr>
              <w:t>S{1-4}</w:t>
            </w:r>
          </w:p>
        </w:tc>
        <w:tc>
          <w:tcPr>
            <w:tcW w:w="1370" w:type="dxa"/>
          </w:tcPr>
          <w:p w14:paraId="64EB1325">
            <w:pPr>
              <w:spacing w:before="156" w:beforeLines="50" w:line="300" w:lineRule="auto"/>
              <w:rPr>
                <w:sz w:val="18"/>
                <w:szCs w:val="18"/>
              </w:rPr>
            </w:pPr>
            <w:r>
              <w:rPr>
                <w:sz w:val="18"/>
                <w:szCs w:val="18"/>
              </w:rPr>
              <w:t>[0-9][a-z][A-Z] | EMPTY</w:t>
            </w:r>
          </w:p>
        </w:tc>
        <w:tc>
          <w:tcPr>
            <w:tcW w:w="1370" w:type="dxa"/>
          </w:tcPr>
          <w:p w14:paraId="7435CF41">
            <w:pPr>
              <w:spacing w:before="156" w:beforeLines="50" w:line="300" w:lineRule="auto"/>
              <w:rPr>
                <w:sz w:val="18"/>
                <w:szCs w:val="18"/>
              </w:rPr>
            </w:pPr>
          </w:p>
        </w:tc>
        <w:tc>
          <w:tcPr>
            <w:tcW w:w="1548" w:type="dxa"/>
          </w:tcPr>
          <w:p w14:paraId="3941F13D">
            <w:pPr>
              <w:spacing w:before="156" w:beforeLines="50" w:line="300" w:lineRule="auto"/>
              <w:rPr>
                <w:sz w:val="18"/>
                <w:szCs w:val="18"/>
              </w:rPr>
            </w:pPr>
            <w:r>
              <w:rPr>
                <w:sz w:val="18"/>
                <w:szCs w:val="18"/>
              </w:rPr>
              <w:t>为空即可</w:t>
            </w:r>
          </w:p>
        </w:tc>
      </w:tr>
      <w:tr w14:paraId="348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3E124AE4">
            <w:pPr>
              <w:spacing w:before="156" w:beforeLines="50" w:line="300" w:lineRule="auto"/>
              <w:rPr>
                <w:sz w:val="18"/>
                <w:szCs w:val="18"/>
              </w:rPr>
            </w:pPr>
            <w:r>
              <w:rPr>
                <w:sz w:val="18"/>
                <w:szCs w:val="18"/>
              </w:rPr>
              <w:t>&lt;SEQN&gt;</w:t>
            </w:r>
          </w:p>
        </w:tc>
        <w:tc>
          <w:tcPr>
            <w:tcW w:w="1115" w:type="dxa"/>
          </w:tcPr>
          <w:p w14:paraId="7C88307B">
            <w:pPr>
              <w:spacing w:before="156" w:beforeLines="50" w:line="300" w:lineRule="auto"/>
              <w:rPr>
                <w:sz w:val="18"/>
                <w:szCs w:val="18"/>
              </w:rPr>
            </w:pPr>
            <w:r>
              <w:rPr>
                <w:rFonts w:hint="eastAsia"/>
                <w:sz w:val="18"/>
                <w:szCs w:val="18"/>
              </w:rPr>
              <w:t>消息序号</w:t>
            </w:r>
            <w:r>
              <w:rPr>
                <w:sz w:val="18"/>
                <w:szCs w:val="18"/>
              </w:rPr>
              <w:t>M</w:t>
            </w:r>
          </w:p>
        </w:tc>
        <w:tc>
          <w:tcPr>
            <w:tcW w:w="1432" w:type="dxa"/>
          </w:tcPr>
          <w:p w14:paraId="18D6399C">
            <w:pPr>
              <w:spacing w:before="156" w:beforeLines="50" w:line="300" w:lineRule="auto"/>
              <w:rPr>
                <w:sz w:val="18"/>
                <w:szCs w:val="18"/>
              </w:rPr>
            </w:pPr>
            <w:r>
              <w:rPr>
                <w:sz w:val="18"/>
                <w:szCs w:val="18"/>
              </w:rPr>
              <w:t>N{1-6}</w:t>
            </w:r>
          </w:p>
        </w:tc>
        <w:tc>
          <w:tcPr>
            <w:tcW w:w="1370" w:type="dxa"/>
          </w:tcPr>
          <w:p w14:paraId="6A798DD9">
            <w:pPr>
              <w:spacing w:before="156" w:beforeLines="50" w:line="300" w:lineRule="auto"/>
              <w:rPr>
                <w:sz w:val="18"/>
                <w:szCs w:val="18"/>
              </w:rPr>
            </w:pPr>
            <w:r>
              <w:rPr>
                <w:sz w:val="18"/>
                <w:szCs w:val="18"/>
              </w:rPr>
              <w:t>1-999999</w:t>
            </w:r>
          </w:p>
        </w:tc>
        <w:tc>
          <w:tcPr>
            <w:tcW w:w="1370" w:type="dxa"/>
          </w:tcPr>
          <w:p w14:paraId="29CC97C8">
            <w:pPr>
              <w:spacing w:before="156" w:beforeLines="50" w:line="300" w:lineRule="auto"/>
              <w:rPr>
                <w:sz w:val="18"/>
                <w:szCs w:val="18"/>
              </w:rPr>
            </w:pPr>
            <w:r>
              <w:rPr>
                <w:sz w:val="18"/>
                <w:szCs w:val="18"/>
              </w:rPr>
              <w:t>1111</w:t>
            </w:r>
          </w:p>
        </w:tc>
        <w:tc>
          <w:tcPr>
            <w:tcW w:w="1548" w:type="dxa"/>
          </w:tcPr>
          <w:p w14:paraId="571C5D83">
            <w:pPr>
              <w:spacing w:before="156" w:beforeLines="50" w:line="300" w:lineRule="auto"/>
              <w:rPr>
                <w:sz w:val="18"/>
                <w:szCs w:val="18"/>
              </w:rPr>
            </w:pPr>
            <w:r>
              <w:rPr>
                <w:rFonts w:hint="eastAsia"/>
                <w:sz w:val="18"/>
                <w:szCs w:val="18"/>
              </w:rPr>
              <w:t>取整数，最小值为１，最大值为</w:t>
            </w:r>
            <w:r>
              <w:rPr>
                <w:sz w:val="18"/>
                <w:szCs w:val="18"/>
              </w:rPr>
              <w:t>999999,</w:t>
            </w:r>
            <w:r>
              <w:rPr>
                <w:rFonts w:hint="eastAsia"/>
                <w:sz w:val="18"/>
                <w:szCs w:val="18"/>
              </w:rPr>
              <w:t>达到最大值时循环使用。</w:t>
            </w:r>
          </w:p>
        </w:tc>
      </w:tr>
      <w:tr w14:paraId="061ED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4FF8B778">
            <w:pPr>
              <w:spacing w:before="156" w:beforeLines="50" w:line="300" w:lineRule="auto"/>
              <w:rPr>
                <w:sz w:val="18"/>
                <w:szCs w:val="18"/>
              </w:rPr>
            </w:pPr>
            <w:r>
              <w:rPr>
                <w:sz w:val="18"/>
                <w:szCs w:val="18"/>
              </w:rPr>
              <w:t>&lt;DDTM&gt;</w:t>
            </w:r>
          </w:p>
        </w:tc>
        <w:tc>
          <w:tcPr>
            <w:tcW w:w="1115" w:type="dxa"/>
          </w:tcPr>
          <w:p w14:paraId="74FE19C0">
            <w:pPr>
              <w:spacing w:before="156" w:beforeLines="50" w:line="300" w:lineRule="auto"/>
              <w:rPr>
                <w:sz w:val="18"/>
                <w:szCs w:val="18"/>
              </w:rPr>
            </w:pPr>
            <w:r>
              <w:rPr>
                <w:rFonts w:hint="eastAsia"/>
                <w:sz w:val="18"/>
                <w:szCs w:val="18"/>
              </w:rPr>
              <w:t>发送时间</w:t>
            </w:r>
            <w:r>
              <w:rPr>
                <w:sz w:val="18"/>
                <w:szCs w:val="18"/>
              </w:rPr>
              <w:t>M</w:t>
            </w:r>
          </w:p>
        </w:tc>
        <w:tc>
          <w:tcPr>
            <w:tcW w:w="1432" w:type="dxa"/>
          </w:tcPr>
          <w:p w14:paraId="255239CA">
            <w:pPr>
              <w:spacing w:before="156" w:beforeLines="50" w:line="300" w:lineRule="auto"/>
              <w:rPr>
                <w:sz w:val="18"/>
                <w:szCs w:val="18"/>
              </w:rPr>
            </w:pPr>
            <w:r>
              <w:rPr>
                <w:sz w:val="18"/>
                <w:szCs w:val="18"/>
              </w:rPr>
              <w:t>DT{1-14}/DTF(yyyyMMddHHmmss)</w:t>
            </w:r>
          </w:p>
        </w:tc>
        <w:tc>
          <w:tcPr>
            <w:tcW w:w="1370" w:type="dxa"/>
          </w:tcPr>
          <w:p w14:paraId="15E98761">
            <w:pPr>
              <w:spacing w:before="156" w:beforeLines="50" w:line="300" w:lineRule="auto"/>
              <w:rPr>
                <w:sz w:val="18"/>
                <w:szCs w:val="18"/>
              </w:rPr>
            </w:pPr>
            <w:r>
              <w:rPr>
                <w:sz w:val="18"/>
                <w:szCs w:val="18"/>
              </w:rPr>
              <w:t>N/A</w:t>
            </w:r>
          </w:p>
        </w:tc>
        <w:tc>
          <w:tcPr>
            <w:tcW w:w="1370" w:type="dxa"/>
          </w:tcPr>
          <w:p w14:paraId="0193E5BC">
            <w:pPr>
              <w:spacing w:before="156" w:beforeLines="50" w:line="300" w:lineRule="auto"/>
              <w:rPr>
                <w:sz w:val="18"/>
                <w:szCs w:val="18"/>
              </w:rPr>
            </w:pPr>
            <w:r>
              <w:rPr>
                <w:sz w:val="18"/>
                <w:szCs w:val="18"/>
              </w:rPr>
              <w:t>20100103211034</w:t>
            </w:r>
          </w:p>
        </w:tc>
        <w:tc>
          <w:tcPr>
            <w:tcW w:w="1548" w:type="dxa"/>
          </w:tcPr>
          <w:p w14:paraId="20A7D29A">
            <w:pPr>
              <w:spacing w:before="156" w:beforeLines="50" w:line="300" w:lineRule="auto"/>
              <w:rPr>
                <w:sz w:val="18"/>
                <w:szCs w:val="18"/>
              </w:rPr>
            </w:pPr>
            <w:r>
              <w:rPr>
                <w:sz w:val="18"/>
                <w:szCs w:val="18"/>
              </w:rPr>
              <w:t>N/A</w:t>
            </w:r>
          </w:p>
        </w:tc>
      </w:tr>
      <w:tr w14:paraId="730A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shd w:val="clear" w:color="auto" w:fill="FFFFFF"/>
          </w:tcPr>
          <w:p w14:paraId="00D7ED8D">
            <w:pPr>
              <w:spacing w:before="156" w:beforeLines="50" w:line="300" w:lineRule="auto"/>
              <w:rPr>
                <w:sz w:val="18"/>
                <w:szCs w:val="18"/>
              </w:rPr>
            </w:pPr>
            <w:r>
              <w:rPr>
                <w:sz w:val="18"/>
                <w:szCs w:val="18"/>
              </w:rPr>
              <w:t>&lt;TYPE&gt;</w:t>
            </w:r>
          </w:p>
        </w:tc>
        <w:tc>
          <w:tcPr>
            <w:tcW w:w="1115" w:type="dxa"/>
            <w:shd w:val="clear" w:color="auto" w:fill="FFFFFF"/>
          </w:tcPr>
          <w:p w14:paraId="2E9F5BFF">
            <w:pPr>
              <w:spacing w:before="156" w:beforeLines="50" w:line="300" w:lineRule="auto"/>
              <w:rPr>
                <w:sz w:val="18"/>
                <w:szCs w:val="18"/>
              </w:rPr>
            </w:pPr>
            <w:r>
              <w:rPr>
                <w:rFonts w:hint="eastAsia"/>
                <w:sz w:val="18"/>
                <w:szCs w:val="18"/>
              </w:rPr>
              <w:t>消息类别</w:t>
            </w:r>
            <w:r>
              <w:rPr>
                <w:sz w:val="18"/>
                <w:szCs w:val="18"/>
              </w:rPr>
              <w:t>M</w:t>
            </w:r>
          </w:p>
        </w:tc>
        <w:tc>
          <w:tcPr>
            <w:tcW w:w="1432" w:type="dxa"/>
            <w:shd w:val="clear" w:color="auto" w:fill="FFFFFF"/>
          </w:tcPr>
          <w:p w14:paraId="015E0C68">
            <w:pPr>
              <w:spacing w:before="156" w:beforeLines="50" w:line="300" w:lineRule="auto"/>
              <w:rPr>
                <w:sz w:val="18"/>
                <w:szCs w:val="18"/>
              </w:rPr>
            </w:pPr>
            <w:r>
              <w:rPr>
                <w:sz w:val="18"/>
                <w:szCs w:val="18"/>
              </w:rPr>
              <w:t>S{1-4}</w:t>
            </w:r>
          </w:p>
        </w:tc>
        <w:tc>
          <w:tcPr>
            <w:tcW w:w="1370" w:type="dxa"/>
            <w:shd w:val="clear" w:color="auto" w:fill="FFFFFF"/>
          </w:tcPr>
          <w:p w14:paraId="23C722A5">
            <w:pPr>
              <w:spacing w:before="156" w:beforeLines="50" w:line="300" w:lineRule="auto"/>
              <w:rPr>
                <w:sz w:val="18"/>
                <w:szCs w:val="18"/>
              </w:rPr>
            </w:pPr>
            <w:r>
              <w:rPr>
                <w:sz w:val="18"/>
                <w:szCs w:val="18"/>
              </w:rPr>
              <w:t>[0-9][a-z][A-Z]</w:t>
            </w:r>
          </w:p>
        </w:tc>
        <w:tc>
          <w:tcPr>
            <w:tcW w:w="1370" w:type="dxa"/>
            <w:shd w:val="clear" w:color="auto" w:fill="FFFFFF"/>
          </w:tcPr>
          <w:p w14:paraId="236C93ED">
            <w:pPr>
              <w:spacing w:before="156" w:beforeLines="50" w:line="300" w:lineRule="auto"/>
              <w:rPr>
                <w:sz w:val="18"/>
                <w:szCs w:val="18"/>
              </w:rPr>
            </w:pPr>
            <w:r>
              <w:rPr>
                <w:sz w:val="18"/>
                <w:szCs w:val="18"/>
              </w:rPr>
              <w:t>PBME</w:t>
            </w:r>
          </w:p>
        </w:tc>
        <w:tc>
          <w:tcPr>
            <w:tcW w:w="1548" w:type="dxa"/>
            <w:shd w:val="clear" w:color="auto" w:fill="FFFFFF"/>
          </w:tcPr>
          <w:p w14:paraId="7FF0F7E3">
            <w:pPr>
              <w:spacing w:before="156" w:beforeLines="50" w:line="300" w:lineRule="auto"/>
              <w:rPr>
                <w:sz w:val="18"/>
                <w:szCs w:val="18"/>
              </w:rPr>
            </w:pPr>
            <w:r>
              <w:rPr>
                <w:sz w:val="18"/>
                <w:szCs w:val="18"/>
              </w:rPr>
              <w:t>N/A</w:t>
            </w:r>
          </w:p>
        </w:tc>
      </w:tr>
      <w:tr w14:paraId="42CFA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shd w:val="clear" w:color="auto" w:fill="FFFFFF"/>
          </w:tcPr>
          <w:p w14:paraId="7666ABE0">
            <w:pPr>
              <w:spacing w:before="156" w:beforeLines="50" w:line="300" w:lineRule="auto"/>
              <w:rPr>
                <w:sz w:val="18"/>
                <w:szCs w:val="18"/>
              </w:rPr>
            </w:pPr>
            <w:r>
              <w:rPr>
                <w:sz w:val="18"/>
                <w:szCs w:val="18"/>
              </w:rPr>
              <w:t>&lt;STYP&gt;</w:t>
            </w:r>
          </w:p>
        </w:tc>
        <w:tc>
          <w:tcPr>
            <w:tcW w:w="1115" w:type="dxa"/>
            <w:shd w:val="clear" w:color="auto" w:fill="FFFFFF"/>
          </w:tcPr>
          <w:p w14:paraId="2FDAF9D4">
            <w:pPr>
              <w:spacing w:before="156" w:beforeLines="50" w:line="300" w:lineRule="auto"/>
              <w:rPr>
                <w:sz w:val="18"/>
                <w:szCs w:val="18"/>
              </w:rPr>
            </w:pPr>
            <w:r>
              <w:rPr>
                <w:rFonts w:hint="eastAsia"/>
                <w:sz w:val="18"/>
                <w:szCs w:val="18"/>
              </w:rPr>
              <w:t>消息类型</w:t>
            </w:r>
            <w:r>
              <w:rPr>
                <w:sz w:val="18"/>
                <w:szCs w:val="18"/>
              </w:rPr>
              <w:t>M</w:t>
            </w:r>
          </w:p>
        </w:tc>
        <w:tc>
          <w:tcPr>
            <w:tcW w:w="1432" w:type="dxa"/>
            <w:shd w:val="clear" w:color="auto" w:fill="FFFFFF"/>
          </w:tcPr>
          <w:p w14:paraId="3420F77B">
            <w:pPr>
              <w:spacing w:before="156" w:beforeLines="50" w:line="300" w:lineRule="auto"/>
              <w:rPr>
                <w:sz w:val="18"/>
                <w:szCs w:val="18"/>
              </w:rPr>
            </w:pPr>
            <w:r>
              <w:rPr>
                <w:sz w:val="18"/>
                <w:szCs w:val="18"/>
              </w:rPr>
              <w:t>S{1-4}</w:t>
            </w:r>
          </w:p>
        </w:tc>
        <w:tc>
          <w:tcPr>
            <w:tcW w:w="1370" w:type="dxa"/>
            <w:shd w:val="clear" w:color="auto" w:fill="FFFFFF"/>
          </w:tcPr>
          <w:p w14:paraId="7015F82A">
            <w:pPr>
              <w:spacing w:before="156" w:beforeLines="50" w:line="300" w:lineRule="auto"/>
              <w:rPr>
                <w:sz w:val="18"/>
                <w:szCs w:val="18"/>
              </w:rPr>
            </w:pPr>
            <w:r>
              <w:rPr>
                <w:sz w:val="18"/>
                <w:szCs w:val="18"/>
              </w:rPr>
              <w:t>[0-9][a-z][A-Z]</w:t>
            </w:r>
          </w:p>
        </w:tc>
        <w:tc>
          <w:tcPr>
            <w:tcW w:w="1370" w:type="dxa"/>
            <w:shd w:val="clear" w:color="auto" w:fill="FFFFFF"/>
          </w:tcPr>
          <w:p w14:paraId="0D1C6AF4">
            <w:pPr>
              <w:spacing w:before="156" w:beforeLines="50" w:line="300" w:lineRule="auto"/>
              <w:rPr>
                <w:sz w:val="18"/>
                <w:szCs w:val="18"/>
              </w:rPr>
            </w:pPr>
            <w:r>
              <w:rPr>
                <w:sz w:val="18"/>
                <w:szCs w:val="18"/>
              </w:rPr>
              <w:t>SDIE</w:t>
            </w:r>
          </w:p>
        </w:tc>
        <w:tc>
          <w:tcPr>
            <w:tcW w:w="1548" w:type="dxa"/>
            <w:shd w:val="clear" w:color="auto" w:fill="FFFFFF"/>
          </w:tcPr>
          <w:p w14:paraId="097B988D">
            <w:pPr>
              <w:spacing w:before="156" w:beforeLines="50" w:line="300" w:lineRule="auto"/>
              <w:rPr>
                <w:sz w:val="18"/>
                <w:szCs w:val="18"/>
              </w:rPr>
            </w:pPr>
            <w:r>
              <w:rPr>
                <w:sz w:val="18"/>
                <w:szCs w:val="18"/>
              </w:rPr>
              <w:t>N/A</w:t>
            </w:r>
          </w:p>
        </w:tc>
      </w:tr>
      <w:tr w14:paraId="4224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shd w:val="clear" w:color="auto" w:fill="CCFFCC"/>
          </w:tcPr>
          <w:p w14:paraId="660953B6">
            <w:pPr>
              <w:spacing w:before="156" w:beforeLines="50" w:line="300" w:lineRule="auto"/>
              <w:rPr>
                <w:sz w:val="18"/>
                <w:szCs w:val="18"/>
              </w:rPr>
            </w:pPr>
          </w:p>
        </w:tc>
        <w:tc>
          <w:tcPr>
            <w:tcW w:w="1115" w:type="dxa"/>
            <w:shd w:val="clear" w:color="auto" w:fill="CCFFCC"/>
          </w:tcPr>
          <w:p w14:paraId="6E40539B">
            <w:pPr>
              <w:spacing w:before="156" w:beforeLines="50" w:line="300" w:lineRule="auto"/>
              <w:rPr>
                <w:sz w:val="18"/>
                <w:szCs w:val="18"/>
              </w:rPr>
            </w:pPr>
          </w:p>
        </w:tc>
        <w:tc>
          <w:tcPr>
            <w:tcW w:w="1432" w:type="dxa"/>
            <w:shd w:val="clear" w:color="auto" w:fill="CCFFCC"/>
          </w:tcPr>
          <w:p w14:paraId="52964657">
            <w:pPr>
              <w:spacing w:before="156" w:beforeLines="50" w:line="300" w:lineRule="auto"/>
              <w:rPr>
                <w:sz w:val="18"/>
                <w:szCs w:val="18"/>
              </w:rPr>
            </w:pPr>
          </w:p>
        </w:tc>
        <w:tc>
          <w:tcPr>
            <w:tcW w:w="1370" w:type="dxa"/>
            <w:shd w:val="clear" w:color="auto" w:fill="CCFFCC"/>
          </w:tcPr>
          <w:p w14:paraId="79F056D1">
            <w:pPr>
              <w:spacing w:before="156" w:beforeLines="50" w:line="300" w:lineRule="auto"/>
              <w:rPr>
                <w:sz w:val="18"/>
                <w:szCs w:val="18"/>
              </w:rPr>
            </w:pPr>
          </w:p>
        </w:tc>
        <w:tc>
          <w:tcPr>
            <w:tcW w:w="1370" w:type="dxa"/>
            <w:shd w:val="clear" w:color="auto" w:fill="CCFFCC"/>
          </w:tcPr>
          <w:p w14:paraId="7BFC3973">
            <w:pPr>
              <w:spacing w:before="156" w:beforeLines="50" w:line="300" w:lineRule="auto"/>
              <w:rPr>
                <w:sz w:val="18"/>
                <w:szCs w:val="18"/>
              </w:rPr>
            </w:pPr>
          </w:p>
        </w:tc>
        <w:tc>
          <w:tcPr>
            <w:tcW w:w="1548" w:type="dxa"/>
            <w:shd w:val="clear" w:color="auto" w:fill="CCFFCC"/>
          </w:tcPr>
          <w:p w14:paraId="6F08A261">
            <w:pPr>
              <w:spacing w:before="156" w:beforeLines="50" w:line="300" w:lineRule="auto"/>
              <w:rPr>
                <w:sz w:val="18"/>
                <w:szCs w:val="18"/>
              </w:rPr>
            </w:pPr>
          </w:p>
        </w:tc>
      </w:tr>
      <w:tr w14:paraId="7693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5596E051">
            <w:pPr>
              <w:spacing w:before="156" w:beforeLines="50" w:line="300" w:lineRule="auto"/>
              <w:rPr>
                <w:sz w:val="18"/>
                <w:szCs w:val="18"/>
              </w:rPr>
            </w:pPr>
            <w:r>
              <w:rPr>
                <w:sz w:val="18"/>
                <w:szCs w:val="18"/>
              </w:rPr>
              <w:t>&lt;SCDT&gt;</w:t>
            </w:r>
          </w:p>
        </w:tc>
        <w:tc>
          <w:tcPr>
            <w:tcW w:w="1115" w:type="dxa"/>
          </w:tcPr>
          <w:p w14:paraId="59E008C9">
            <w:pPr>
              <w:spacing w:before="156" w:beforeLines="50" w:line="300" w:lineRule="auto"/>
              <w:rPr>
                <w:sz w:val="18"/>
                <w:szCs w:val="18"/>
              </w:rPr>
            </w:pPr>
            <w:r>
              <w:rPr>
                <w:rFonts w:hint="eastAsia"/>
                <w:sz w:val="18"/>
                <w:szCs w:val="18"/>
              </w:rPr>
              <w:t>员工上班计划信息标签</w:t>
            </w:r>
            <w:r>
              <w:rPr>
                <w:sz w:val="18"/>
                <w:szCs w:val="18"/>
              </w:rPr>
              <w:t>M</w:t>
            </w:r>
          </w:p>
        </w:tc>
        <w:tc>
          <w:tcPr>
            <w:tcW w:w="1432" w:type="dxa"/>
          </w:tcPr>
          <w:p w14:paraId="5452094A">
            <w:pPr>
              <w:spacing w:before="156" w:beforeLines="50" w:line="300" w:lineRule="auto"/>
              <w:rPr>
                <w:sz w:val="18"/>
                <w:szCs w:val="18"/>
              </w:rPr>
            </w:pPr>
            <w:r>
              <w:rPr>
                <w:sz w:val="18"/>
                <w:szCs w:val="18"/>
              </w:rPr>
              <w:t>N/A</w:t>
            </w:r>
          </w:p>
        </w:tc>
        <w:tc>
          <w:tcPr>
            <w:tcW w:w="1370" w:type="dxa"/>
          </w:tcPr>
          <w:p w14:paraId="4F31CCF0">
            <w:pPr>
              <w:spacing w:before="156" w:beforeLines="50" w:line="300" w:lineRule="auto"/>
              <w:rPr>
                <w:sz w:val="18"/>
                <w:szCs w:val="18"/>
              </w:rPr>
            </w:pPr>
            <w:r>
              <w:rPr>
                <w:sz w:val="18"/>
                <w:szCs w:val="18"/>
              </w:rPr>
              <w:t>N/A</w:t>
            </w:r>
          </w:p>
        </w:tc>
        <w:tc>
          <w:tcPr>
            <w:tcW w:w="1370" w:type="dxa"/>
          </w:tcPr>
          <w:p w14:paraId="06F0A4DA">
            <w:pPr>
              <w:spacing w:before="156" w:beforeLines="50" w:line="300" w:lineRule="auto"/>
              <w:rPr>
                <w:sz w:val="18"/>
                <w:szCs w:val="18"/>
              </w:rPr>
            </w:pPr>
            <w:r>
              <w:rPr>
                <w:sz w:val="18"/>
                <w:szCs w:val="18"/>
              </w:rPr>
              <w:t>N/A</w:t>
            </w:r>
          </w:p>
        </w:tc>
        <w:tc>
          <w:tcPr>
            <w:tcW w:w="1548" w:type="dxa"/>
          </w:tcPr>
          <w:p w14:paraId="2420E6DD">
            <w:pPr>
              <w:spacing w:before="156" w:beforeLines="50" w:line="300" w:lineRule="auto"/>
              <w:rPr>
                <w:sz w:val="18"/>
                <w:szCs w:val="18"/>
              </w:rPr>
            </w:pPr>
            <w:r>
              <w:rPr>
                <w:sz w:val="18"/>
                <w:szCs w:val="18"/>
              </w:rPr>
              <w:t>N/A</w:t>
            </w:r>
          </w:p>
        </w:tc>
      </w:tr>
      <w:tr w14:paraId="2B66B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70EF77DB">
            <w:pPr>
              <w:spacing w:before="156" w:beforeLines="50" w:line="300" w:lineRule="auto"/>
              <w:rPr>
                <w:sz w:val="18"/>
                <w:szCs w:val="18"/>
              </w:rPr>
            </w:pPr>
            <w:r>
              <w:rPr>
                <w:sz w:val="18"/>
                <w:szCs w:val="18"/>
              </w:rPr>
              <w:t>&lt;ID&gt;</w:t>
            </w:r>
          </w:p>
        </w:tc>
        <w:tc>
          <w:tcPr>
            <w:tcW w:w="1115" w:type="dxa"/>
          </w:tcPr>
          <w:p w14:paraId="491ED316">
            <w:pPr>
              <w:spacing w:before="156" w:beforeLines="50" w:line="300" w:lineRule="auto"/>
              <w:rPr>
                <w:sz w:val="18"/>
                <w:szCs w:val="18"/>
              </w:rPr>
            </w:pPr>
            <w:r>
              <w:rPr>
                <w:rFonts w:hint="eastAsia"/>
                <w:sz w:val="18"/>
                <w:szCs w:val="18"/>
              </w:rPr>
              <w:t>员工I</w:t>
            </w:r>
            <w:r>
              <w:rPr>
                <w:sz w:val="18"/>
                <w:szCs w:val="18"/>
              </w:rPr>
              <w:t>D</w:t>
            </w:r>
            <w:r>
              <w:rPr>
                <w:rFonts w:hint="eastAsia"/>
                <w:sz w:val="18"/>
                <w:szCs w:val="18"/>
              </w:rPr>
              <w:t>如果</w:t>
            </w:r>
            <w:r>
              <w:rPr>
                <w:sz w:val="18"/>
                <w:szCs w:val="18"/>
              </w:rPr>
              <w:t>&lt;SCDT&gt;</w:t>
            </w:r>
            <w:r>
              <w:rPr>
                <w:rFonts w:hint="eastAsia"/>
                <w:sz w:val="18"/>
                <w:szCs w:val="18"/>
              </w:rPr>
              <w:t>存在</w:t>
            </w:r>
            <w:r>
              <w:rPr>
                <w:sz w:val="18"/>
                <w:szCs w:val="18"/>
              </w:rPr>
              <w:t>M</w:t>
            </w:r>
          </w:p>
        </w:tc>
        <w:tc>
          <w:tcPr>
            <w:tcW w:w="1432" w:type="dxa"/>
          </w:tcPr>
          <w:p w14:paraId="13026C77">
            <w:pPr>
              <w:spacing w:before="156" w:beforeLines="50" w:line="300" w:lineRule="auto"/>
              <w:rPr>
                <w:sz w:val="18"/>
                <w:szCs w:val="18"/>
              </w:rPr>
            </w:pPr>
            <w:r>
              <w:rPr>
                <w:sz w:val="18"/>
                <w:szCs w:val="18"/>
              </w:rPr>
              <w:t>S{1-36}</w:t>
            </w:r>
          </w:p>
        </w:tc>
        <w:tc>
          <w:tcPr>
            <w:tcW w:w="1370" w:type="dxa"/>
          </w:tcPr>
          <w:p w14:paraId="556EE67F">
            <w:pPr>
              <w:spacing w:before="156" w:beforeLines="50" w:line="300" w:lineRule="auto"/>
              <w:rPr>
                <w:sz w:val="18"/>
                <w:szCs w:val="18"/>
              </w:rPr>
            </w:pPr>
            <w:r>
              <w:rPr>
                <w:sz w:val="18"/>
                <w:szCs w:val="18"/>
              </w:rPr>
              <w:t>N/A</w:t>
            </w:r>
          </w:p>
        </w:tc>
        <w:tc>
          <w:tcPr>
            <w:tcW w:w="1370" w:type="dxa"/>
          </w:tcPr>
          <w:p w14:paraId="2F5934F6">
            <w:pPr>
              <w:spacing w:before="156" w:beforeLines="50" w:line="300" w:lineRule="auto"/>
              <w:rPr>
                <w:sz w:val="18"/>
                <w:szCs w:val="18"/>
              </w:rPr>
            </w:pPr>
            <w:r>
              <w:rPr>
                <w:sz w:val="18"/>
                <w:szCs w:val="18"/>
              </w:rPr>
              <w:t>101098</w:t>
            </w:r>
          </w:p>
        </w:tc>
        <w:tc>
          <w:tcPr>
            <w:tcW w:w="1548" w:type="dxa"/>
          </w:tcPr>
          <w:p w14:paraId="12186114">
            <w:pPr>
              <w:rPr>
                <w:sz w:val="18"/>
                <w:szCs w:val="18"/>
              </w:rPr>
            </w:pPr>
            <w:r>
              <w:rPr>
                <w:sz w:val="18"/>
                <w:szCs w:val="18"/>
              </w:rPr>
              <w:t>N/A</w:t>
            </w:r>
          </w:p>
        </w:tc>
      </w:tr>
      <w:tr w14:paraId="721E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0F7F3F82">
            <w:pPr>
              <w:spacing w:before="156" w:beforeLines="50" w:line="300" w:lineRule="auto"/>
              <w:rPr>
                <w:sz w:val="18"/>
                <w:szCs w:val="18"/>
              </w:rPr>
            </w:pPr>
            <w:r>
              <w:rPr>
                <w:sz w:val="18"/>
                <w:szCs w:val="18"/>
              </w:rPr>
              <w:t>&lt;CODE&gt;</w:t>
            </w:r>
          </w:p>
        </w:tc>
        <w:tc>
          <w:tcPr>
            <w:tcW w:w="1115" w:type="dxa"/>
          </w:tcPr>
          <w:p w14:paraId="764B62B8">
            <w:pPr>
              <w:spacing w:before="156" w:beforeLines="50" w:line="300" w:lineRule="auto"/>
              <w:rPr>
                <w:sz w:val="18"/>
                <w:szCs w:val="18"/>
              </w:rPr>
            </w:pPr>
            <w:r>
              <w:rPr>
                <w:rFonts w:hint="eastAsia"/>
                <w:sz w:val="18"/>
                <w:szCs w:val="18"/>
              </w:rPr>
              <w:t>员工编码如果</w:t>
            </w:r>
            <w:r>
              <w:rPr>
                <w:sz w:val="18"/>
                <w:szCs w:val="18"/>
              </w:rPr>
              <w:t>&lt;SCDT&gt;</w:t>
            </w:r>
            <w:r>
              <w:rPr>
                <w:rFonts w:hint="eastAsia"/>
                <w:sz w:val="18"/>
                <w:szCs w:val="18"/>
              </w:rPr>
              <w:t>存在</w:t>
            </w:r>
            <w:r>
              <w:rPr>
                <w:sz w:val="18"/>
                <w:szCs w:val="18"/>
              </w:rPr>
              <w:t>M</w:t>
            </w:r>
          </w:p>
        </w:tc>
        <w:tc>
          <w:tcPr>
            <w:tcW w:w="1432" w:type="dxa"/>
          </w:tcPr>
          <w:p w14:paraId="671D12CE">
            <w:pPr>
              <w:spacing w:before="156" w:beforeLines="50" w:line="300" w:lineRule="auto"/>
              <w:rPr>
                <w:sz w:val="18"/>
                <w:szCs w:val="18"/>
              </w:rPr>
            </w:pPr>
            <w:r>
              <w:rPr>
                <w:sz w:val="18"/>
                <w:szCs w:val="18"/>
              </w:rPr>
              <w:t>S{1-50}</w:t>
            </w:r>
          </w:p>
        </w:tc>
        <w:tc>
          <w:tcPr>
            <w:tcW w:w="1370" w:type="dxa"/>
          </w:tcPr>
          <w:p w14:paraId="124D1CD0">
            <w:pPr>
              <w:spacing w:before="156" w:beforeLines="50" w:line="300" w:lineRule="auto"/>
              <w:rPr>
                <w:sz w:val="18"/>
                <w:szCs w:val="18"/>
              </w:rPr>
            </w:pPr>
            <w:r>
              <w:rPr>
                <w:sz w:val="18"/>
                <w:szCs w:val="18"/>
              </w:rPr>
              <w:t>N/A</w:t>
            </w:r>
          </w:p>
        </w:tc>
        <w:tc>
          <w:tcPr>
            <w:tcW w:w="1370" w:type="dxa"/>
          </w:tcPr>
          <w:p w14:paraId="246C783A">
            <w:pPr>
              <w:spacing w:before="156" w:beforeLines="50" w:line="300" w:lineRule="auto"/>
              <w:rPr>
                <w:sz w:val="18"/>
                <w:szCs w:val="18"/>
              </w:rPr>
            </w:pPr>
            <w:r>
              <w:rPr>
                <w:sz w:val="18"/>
                <w:szCs w:val="18"/>
              </w:rPr>
              <w:t>101098</w:t>
            </w:r>
          </w:p>
        </w:tc>
        <w:tc>
          <w:tcPr>
            <w:tcW w:w="1548" w:type="dxa"/>
          </w:tcPr>
          <w:p w14:paraId="07720EB8">
            <w:pPr>
              <w:rPr>
                <w:sz w:val="18"/>
                <w:szCs w:val="18"/>
              </w:rPr>
            </w:pPr>
            <w:r>
              <w:rPr>
                <w:sz w:val="18"/>
                <w:szCs w:val="18"/>
              </w:rPr>
              <w:t>N/A</w:t>
            </w:r>
          </w:p>
        </w:tc>
      </w:tr>
      <w:tr w14:paraId="79B93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377682AA">
            <w:pPr>
              <w:spacing w:before="156" w:beforeLines="50" w:line="300" w:lineRule="auto"/>
              <w:rPr>
                <w:sz w:val="18"/>
                <w:szCs w:val="18"/>
              </w:rPr>
            </w:pPr>
            <w:r>
              <w:rPr>
                <w:sz w:val="18"/>
                <w:szCs w:val="18"/>
              </w:rPr>
              <w:t>&lt;NAME&gt;</w:t>
            </w:r>
          </w:p>
        </w:tc>
        <w:tc>
          <w:tcPr>
            <w:tcW w:w="1115" w:type="dxa"/>
          </w:tcPr>
          <w:p w14:paraId="6561572B">
            <w:pPr>
              <w:spacing w:before="156" w:beforeLines="50" w:line="300" w:lineRule="auto"/>
              <w:rPr>
                <w:sz w:val="18"/>
                <w:szCs w:val="18"/>
              </w:rPr>
            </w:pPr>
            <w:r>
              <w:rPr>
                <w:rFonts w:hint="eastAsia"/>
                <w:sz w:val="18"/>
                <w:szCs w:val="18"/>
              </w:rPr>
              <w:t>员工姓名如果</w:t>
            </w:r>
            <w:r>
              <w:rPr>
                <w:sz w:val="18"/>
                <w:szCs w:val="18"/>
              </w:rPr>
              <w:t>&lt;SCDT&gt;</w:t>
            </w:r>
            <w:r>
              <w:rPr>
                <w:rFonts w:hint="eastAsia"/>
                <w:sz w:val="18"/>
                <w:szCs w:val="18"/>
              </w:rPr>
              <w:t>存在</w:t>
            </w:r>
            <w:r>
              <w:rPr>
                <w:sz w:val="18"/>
                <w:szCs w:val="18"/>
              </w:rPr>
              <w:t>M</w:t>
            </w:r>
          </w:p>
        </w:tc>
        <w:tc>
          <w:tcPr>
            <w:tcW w:w="1432" w:type="dxa"/>
          </w:tcPr>
          <w:p w14:paraId="29334BAD">
            <w:pPr>
              <w:spacing w:before="156" w:beforeLines="50" w:line="300" w:lineRule="auto"/>
              <w:rPr>
                <w:sz w:val="18"/>
                <w:szCs w:val="18"/>
              </w:rPr>
            </w:pPr>
            <w:r>
              <w:rPr>
                <w:sz w:val="18"/>
                <w:szCs w:val="18"/>
              </w:rPr>
              <w:t>S{1-32}</w:t>
            </w:r>
          </w:p>
        </w:tc>
        <w:tc>
          <w:tcPr>
            <w:tcW w:w="1370" w:type="dxa"/>
          </w:tcPr>
          <w:p w14:paraId="420A68A6">
            <w:pPr>
              <w:spacing w:before="156" w:beforeLines="50" w:line="300" w:lineRule="auto"/>
              <w:rPr>
                <w:sz w:val="18"/>
                <w:szCs w:val="18"/>
              </w:rPr>
            </w:pPr>
            <w:r>
              <w:rPr>
                <w:sz w:val="18"/>
                <w:szCs w:val="18"/>
              </w:rPr>
              <w:t>N/A</w:t>
            </w:r>
          </w:p>
        </w:tc>
        <w:tc>
          <w:tcPr>
            <w:tcW w:w="1370" w:type="dxa"/>
          </w:tcPr>
          <w:p w14:paraId="7EF17EA2">
            <w:pPr>
              <w:spacing w:before="156" w:beforeLines="50" w:line="300" w:lineRule="auto"/>
              <w:rPr>
                <w:sz w:val="18"/>
                <w:szCs w:val="18"/>
              </w:rPr>
            </w:pPr>
            <w:r>
              <w:rPr>
                <w:rFonts w:hint="eastAsia"/>
                <w:sz w:val="18"/>
                <w:szCs w:val="18"/>
              </w:rPr>
              <w:t>张三</w:t>
            </w:r>
          </w:p>
        </w:tc>
        <w:tc>
          <w:tcPr>
            <w:tcW w:w="1548" w:type="dxa"/>
          </w:tcPr>
          <w:p w14:paraId="7C3C34AA">
            <w:pPr>
              <w:rPr>
                <w:sz w:val="18"/>
                <w:szCs w:val="18"/>
              </w:rPr>
            </w:pPr>
            <w:r>
              <w:rPr>
                <w:sz w:val="18"/>
                <w:szCs w:val="18"/>
              </w:rPr>
              <w:t>N/A</w:t>
            </w:r>
          </w:p>
        </w:tc>
      </w:tr>
      <w:tr w14:paraId="601F4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4F24F2A6">
            <w:pPr>
              <w:spacing w:before="156" w:beforeLines="50" w:line="300" w:lineRule="auto"/>
              <w:rPr>
                <w:rFonts w:hint="default" w:eastAsia="宋体"/>
                <w:sz w:val="18"/>
                <w:szCs w:val="18"/>
                <w:lang w:val="en-US" w:eastAsia="zh-CN"/>
              </w:rPr>
            </w:pPr>
            <w:r>
              <w:rPr>
                <w:rFonts w:hint="eastAsia"/>
                <w:sz w:val="18"/>
                <w:szCs w:val="18"/>
                <w:lang w:val="en-US" w:eastAsia="zh-CN"/>
              </w:rPr>
              <w:t>&lt;DEPTID&gt;</w:t>
            </w:r>
          </w:p>
        </w:tc>
        <w:tc>
          <w:tcPr>
            <w:tcW w:w="1115" w:type="dxa"/>
          </w:tcPr>
          <w:p w14:paraId="339DFC67">
            <w:pPr>
              <w:spacing w:before="156" w:beforeLines="50" w:line="300" w:lineRule="auto"/>
              <w:rPr>
                <w:rFonts w:hint="default" w:eastAsia="宋体"/>
                <w:sz w:val="18"/>
                <w:szCs w:val="18"/>
                <w:lang w:val="en-US" w:eastAsia="zh-CN"/>
              </w:rPr>
            </w:pPr>
            <w:r>
              <w:rPr>
                <w:rFonts w:hint="eastAsia"/>
                <w:sz w:val="18"/>
                <w:szCs w:val="18"/>
                <w:lang w:val="en-US" w:eastAsia="zh-CN"/>
              </w:rPr>
              <w:t>员工部门id</w:t>
            </w:r>
          </w:p>
        </w:tc>
        <w:tc>
          <w:tcPr>
            <w:tcW w:w="1432" w:type="dxa"/>
          </w:tcPr>
          <w:p w14:paraId="2B1DA66F">
            <w:pPr>
              <w:spacing w:before="156" w:beforeLines="50" w:line="300" w:lineRule="auto"/>
              <w:rPr>
                <w:sz w:val="18"/>
                <w:szCs w:val="18"/>
              </w:rPr>
            </w:pPr>
            <w:r>
              <w:rPr>
                <w:sz w:val="18"/>
                <w:szCs w:val="18"/>
              </w:rPr>
              <w:t>S{1-32}</w:t>
            </w:r>
          </w:p>
        </w:tc>
        <w:tc>
          <w:tcPr>
            <w:tcW w:w="1370" w:type="dxa"/>
          </w:tcPr>
          <w:p w14:paraId="320B550A">
            <w:pPr>
              <w:spacing w:before="156" w:beforeLines="50" w:line="300" w:lineRule="auto"/>
              <w:rPr>
                <w:sz w:val="18"/>
                <w:szCs w:val="18"/>
              </w:rPr>
            </w:pPr>
            <w:r>
              <w:rPr>
                <w:sz w:val="18"/>
                <w:szCs w:val="18"/>
              </w:rPr>
              <w:t>N/A</w:t>
            </w:r>
          </w:p>
        </w:tc>
        <w:tc>
          <w:tcPr>
            <w:tcW w:w="1370" w:type="dxa"/>
          </w:tcPr>
          <w:p w14:paraId="3DB01B7B">
            <w:pPr>
              <w:spacing w:before="156" w:beforeLines="50" w:line="300" w:lineRule="auto"/>
              <w:rPr>
                <w:rFonts w:hint="eastAsia"/>
                <w:sz w:val="18"/>
                <w:szCs w:val="18"/>
              </w:rPr>
            </w:pPr>
            <w:r>
              <w:rPr>
                <w:rFonts w:hint="eastAsia"/>
                <w:sz w:val="18"/>
                <w:szCs w:val="18"/>
              </w:rPr>
              <w:t>8a8a8b695fbe24d6015fbe75fe6c0294</w:t>
            </w:r>
          </w:p>
        </w:tc>
        <w:tc>
          <w:tcPr>
            <w:tcW w:w="1548" w:type="dxa"/>
          </w:tcPr>
          <w:p w14:paraId="5719C668">
            <w:pPr>
              <w:rPr>
                <w:sz w:val="18"/>
                <w:szCs w:val="18"/>
              </w:rPr>
            </w:pPr>
            <w:r>
              <w:rPr>
                <w:sz w:val="18"/>
                <w:szCs w:val="18"/>
              </w:rPr>
              <w:t>N/A</w:t>
            </w:r>
          </w:p>
        </w:tc>
      </w:tr>
      <w:tr w14:paraId="5C1CF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135261A8">
            <w:pPr>
              <w:spacing w:before="156" w:beforeLines="50" w:line="300" w:lineRule="auto"/>
              <w:rPr>
                <w:rFonts w:hint="default" w:eastAsia="宋体"/>
                <w:sz w:val="18"/>
                <w:szCs w:val="18"/>
                <w:lang w:val="en-US" w:eastAsia="zh-CN"/>
              </w:rPr>
            </w:pPr>
            <w:r>
              <w:rPr>
                <w:rFonts w:hint="eastAsia"/>
                <w:sz w:val="18"/>
                <w:szCs w:val="18"/>
                <w:lang w:val="en-US" w:eastAsia="zh-CN"/>
              </w:rPr>
              <w:t>&lt;DEPTNAME&gt;</w:t>
            </w:r>
          </w:p>
        </w:tc>
        <w:tc>
          <w:tcPr>
            <w:tcW w:w="1115" w:type="dxa"/>
          </w:tcPr>
          <w:p w14:paraId="6B9D8028">
            <w:pPr>
              <w:spacing w:before="156" w:beforeLines="50" w:line="300" w:lineRule="auto"/>
              <w:rPr>
                <w:rFonts w:hint="default" w:eastAsia="宋体"/>
                <w:sz w:val="18"/>
                <w:szCs w:val="18"/>
                <w:lang w:val="en-US" w:eastAsia="zh-CN"/>
              </w:rPr>
            </w:pPr>
            <w:r>
              <w:rPr>
                <w:rFonts w:hint="eastAsia"/>
                <w:sz w:val="18"/>
                <w:szCs w:val="18"/>
                <w:lang w:val="en-US" w:eastAsia="zh-CN"/>
              </w:rPr>
              <w:t>员工所在部门名称</w:t>
            </w:r>
          </w:p>
        </w:tc>
        <w:tc>
          <w:tcPr>
            <w:tcW w:w="1432" w:type="dxa"/>
          </w:tcPr>
          <w:p w14:paraId="1D5784D1">
            <w:pPr>
              <w:spacing w:before="156" w:beforeLines="50" w:line="300" w:lineRule="auto"/>
              <w:rPr>
                <w:sz w:val="18"/>
                <w:szCs w:val="18"/>
              </w:rPr>
            </w:pPr>
            <w:r>
              <w:rPr>
                <w:sz w:val="18"/>
                <w:szCs w:val="18"/>
              </w:rPr>
              <w:t>S{1-32}</w:t>
            </w:r>
          </w:p>
        </w:tc>
        <w:tc>
          <w:tcPr>
            <w:tcW w:w="1370" w:type="dxa"/>
          </w:tcPr>
          <w:p w14:paraId="246C65F7">
            <w:pPr>
              <w:spacing w:before="156" w:beforeLines="50" w:line="300" w:lineRule="auto"/>
              <w:rPr>
                <w:sz w:val="18"/>
                <w:szCs w:val="18"/>
              </w:rPr>
            </w:pPr>
            <w:r>
              <w:rPr>
                <w:sz w:val="18"/>
                <w:szCs w:val="18"/>
              </w:rPr>
              <w:t>N/A</w:t>
            </w:r>
          </w:p>
        </w:tc>
        <w:tc>
          <w:tcPr>
            <w:tcW w:w="1370" w:type="dxa"/>
          </w:tcPr>
          <w:p w14:paraId="43FED5CC">
            <w:pPr>
              <w:spacing w:before="156" w:beforeLines="50" w:line="300" w:lineRule="auto"/>
              <w:rPr>
                <w:rFonts w:hint="eastAsia"/>
                <w:sz w:val="18"/>
                <w:szCs w:val="18"/>
              </w:rPr>
            </w:pPr>
            <w:r>
              <w:rPr>
                <w:rFonts w:hint="eastAsia"/>
                <w:sz w:val="18"/>
                <w:szCs w:val="18"/>
              </w:rPr>
              <w:t>股份公司/安检/监护一大队/三中队/9班</w:t>
            </w:r>
          </w:p>
        </w:tc>
        <w:tc>
          <w:tcPr>
            <w:tcW w:w="1548" w:type="dxa"/>
          </w:tcPr>
          <w:p w14:paraId="202F05D0">
            <w:pPr>
              <w:rPr>
                <w:sz w:val="18"/>
                <w:szCs w:val="18"/>
              </w:rPr>
            </w:pPr>
            <w:r>
              <w:rPr>
                <w:sz w:val="18"/>
                <w:szCs w:val="18"/>
              </w:rPr>
              <w:t>N/A</w:t>
            </w:r>
          </w:p>
        </w:tc>
      </w:tr>
      <w:tr w14:paraId="734A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2BEF24AF">
            <w:pPr>
              <w:spacing w:before="156" w:beforeLines="50" w:line="300" w:lineRule="auto"/>
              <w:rPr>
                <w:sz w:val="18"/>
                <w:szCs w:val="18"/>
              </w:rPr>
            </w:pPr>
            <w:r>
              <w:rPr>
                <w:sz w:val="18"/>
                <w:szCs w:val="18"/>
              </w:rPr>
              <w:t>&lt;SCDATE&gt;</w:t>
            </w:r>
          </w:p>
        </w:tc>
        <w:tc>
          <w:tcPr>
            <w:tcW w:w="1115" w:type="dxa"/>
          </w:tcPr>
          <w:p w14:paraId="0DD15595">
            <w:pPr>
              <w:spacing w:before="156" w:beforeLines="50" w:line="300" w:lineRule="auto"/>
              <w:rPr>
                <w:sz w:val="18"/>
                <w:szCs w:val="18"/>
              </w:rPr>
            </w:pPr>
            <w:r>
              <w:rPr>
                <w:rFonts w:hint="eastAsia"/>
                <w:sz w:val="18"/>
                <w:szCs w:val="18"/>
              </w:rPr>
              <w:t>上班日期如果</w:t>
            </w:r>
            <w:r>
              <w:rPr>
                <w:sz w:val="18"/>
                <w:szCs w:val="18"/>
              </w:rPr>
              <w:t>&lt;SCDT&gt;</w:t>
            </w:r>
            <w:r>
              <w:rPr>
                <w:rFonts w:hint="eastAsia"/>
                <w:sz w:val="18"/>
                <w:szCs w:val="18"/>
              </w:rPr>
              <w:t>存在</w:t>
            </w:r>
            <w:r>
              <w:rPr>
                <w:sz w:val="18"/>
                <w:szCs w:val="18"/>
              </w:rPr>
              <w:t>M</w:t>
            </w:r>
          </w:p>
        </w:tc>
        <w:tc>
          <w:tcPr>
            <w:tcW w:w="1432" w:type="dxa"/>
          </w:tcPr>
          <w:p w14:paraId="0BD563F8">
            <w:pPr>
              <w:spacing w:before="156" w:beforeLines="50" w:line="300" w:lineRule="auto"/>
              <w:rPr>
                <w:sz w:val="18"/>
                <w:szCs w:val="18"/>
              </w:rPr>
            </w:pPr>
            <w:r>
              <w:rPr>
                <w:rFonts w:hint="eastAsia"/>
                <w:color w:val="000000"/>
                <w:sz w:val="18"/>
                <w:szCs w:val="18"/>
              </w:rPr>
              <w:t>DT{</w:t>
            </w:r>
            <w:r>
              <w:rPr>
                <w:color w:val="000000"/>
                <w:sz w:val="18"/>
                <w:szCs w:val="18"/>
              </w:rPr>
              <w:t>8</w:t>
            </w:r>
            <w:r>
              <w:rPr>
                <w:rFonts w:hint="eastAsia"/>
                <w:color w:val="000000"/>
                <w:sz w:val="18"/>
                <w:szCs w:val="18"/>
              </w:rPr>
              <w:t>-</w:t>
            </w:r>
            <w:r>
              <w:rPr>
                <w:color w:val="000000"/>
                <w:sz w:val="18"/>
                <w:szCs w:val="18"/>
              </w:rPr>
              <w:t>8</w:t>
            </w:r>
            <w:r>
              <w:rPr>
                <w:rFonts w:hint="eastAsia"/>
                <w:color w:val="000000"/>
                <w:sz w:val="18"/>
                <w:szCs w:val="18"/>
              </w:rPr>
              <w:t>}/DTF(yyyyMMdd)</w:t>
            </w:r>
          </w:p>
        </w:tc>
        <w:tc>
          <w:tcPr>
            <w:tcW w:w="1370" w:type="dxa"/>
          </w:tcPr>
          <w:p w14:paraId="52696F2D">
            <w:pPr>
              <w:rPr>
                <w:sz w:val="18"/>
                <w:szCs w:val="18"/>
              </w:rPr>
            </w:pPr>
            <w:r>
              <w:rPr>
                <w:sz w:val="18"/>
                <w:szCs w:val="18"/>
              </w:rPr>
              <w:t>N/A</w:t>
            </w:r>
          </w:p>
        </w:tc>
        <w:tc>
          <w:tcPr>
            <w:tcW w:w="1370" w:type="dxa"/>
          </w:tcPr>
          <w:p w14:paraId="03C02D3F">
            <w:pPr>
              <w:spacing w:before="156" w:beforeLines="50" w:line="300" w:lineRule="auto"/>
              <w:rPr>
                <w:sz w:val="18"/>
                <w:szCs w:val="18"/>
              </w:rPr>
            </w:pPr>
            <w:r>
              <w:rPr>
                <w:rFonts w:hint="eastAsia"/>
                <w:color w:val="000000"/>
                <w:sz w:val="18"/>
                <w:szCs w:val="18"/>
              </w:rPr>
              <w:t>20001003</w:t>
            </w:r>
          </w:p>
        </w:tc>
        <w:tc>
          <w:tcPr>
            <w:tcW w:w="1548" w:type="dxa"/>
          </w:tcPr>
          <w:p w14:paraId="4D460504">
            <w:pPr>
              <w:rPr>
                <w:sz w:val="18"/>
                <w:szCs w:val="18"/>
              </w:rPr>
            </w:pPr>
            <w:r>
              <w:rPr>
                <w:sz w:val="18"/>
                <w:szCs w:val="18"/>
              </w:rPr>
              <w:t>N/A</w:t>
            </w:r>
          </w:p>
        </w:tc>
      </w:tr>
      <w:tr w14:paraId="589D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0" w:author="余龙水" w:date="2024-07-24T15:55:39Z"/>
        </w:trPr>
        <w:tc>
          <w:tcPr>
            <w:tcW w:w="1687" w:type="dxa"/>
          </w:tcPr>
          <w:p w14:paraId="493BEC2D">
            <w:pPr>
              <w:spacing w:before="156" w:beforeLines="50" w:line="300" w:lineRule="auto"/>
              <w:jc w:val="left"/>
              <w:rPr>
                <w:ins w:id="1" w:author="余龙水" w:date="2024-07-24T15:55:39Z"/>
                <w:rFonts w:hint="eastAsia" w:eastAsia="宋体"/>
                <w:color w:val="000000"/>
                <w:sz w:val="18"/>
                <w:szCs w:val="18"/>
                <w:lang w:val="en-US" w:eastAsia="zh-CN"/>
              </w:rPr>
            </w:pPr>
            <w:ins w:id="2" w:author="余龙水" w:date="2024-07-24T15:55:47Z">
              <w:r>
                <w:rPr>
                  <w:rFonts w:hint="eastAsia"/>
                  <w:color w:val="000000"/>
                  <w:sz w:val="18"/>
                  <w:szCs w:val="18"/>
                  <w:lang w:val="en-US" w:eastAsia="zh-CN"/>
                </w:rPr>
                <w:t>&lt;</w:t>
              </w:r>
            </w:ins>
            <w:ins w:id="3" w:author="余龙水" w:date="2024-07-24T16:03:47Z">
              <w:r>
                <w:rPr>
                  <w:rFonts w:hint="eastAsia"/>
                  <w:color w:val="000000"/>
                  <w:sz w:val="18"/>
                  <w:szCs w:val="18"/>
                  <w:lang w:val="en-US" w:eastAsia="zh-CN"/>
                </w:rPr>
                <w:t>SHIF</w:t>
              </w:r>
            </w:ins>
            <w:ins w:id="4" w:author="余龙水" w:date="2024-07-24T16:03:48Z">
              <w:r>
                <w:rPr>
                  <w:rFonts w:hint="eastAsia"/>
                  <w:color w:val="000000"/>
                  <w:sz w:val="18"/>
                  <w:szCs w:val="18"/>
                  <w:lang w:val="en-US" w:eastAsia="zh-CN"/>
                </w:rPr>
                <w:t>TS</w:t>
              </w:r>
            </w:ins>
            <w:ins w:id="5" w:author="余龙水" w:date="2024-07-24T15:55:47Z">
              <w:r>
                <w:rPr>
                  <w:rFonts w:hint="eastAsia"/>
                  <w:color w:val="000000"/>
                  <w:sz w:val="18"/>
                  <w:szCs w:val="18"/>
                  <w:lang w:val="en-US" w:eastAsia="zh-CN"/>
                </w:rPr>
                <w:t>&gt;</w:t>
              </w:r>
            </w:ins>
          </w:p>
        </w:tc>
        <w:tc>
          <w:tcPr>
            <w:tcW w:w="1115" w:type="dxa"/>
          </w:tcPr>
          <w:p w14:paraId="7BCA756F">
            <w:pPr>
              <w:spacing w:before="156" w:beforeLines="50" w:line="300" w:lineRule="auto"/>
              <w:jc w:val="left"/>
              <w:rPr>
                <w:ins w:id="6" w:author="余龙水" w:date="2024-07-24T15:55:39Z"/>
                <w:rFonts w:hint="eastAsia"/>
                <w:color w:val="000000"/>
                <w:sz w:val="18"/>
                <w:szCs w:val="18"/>
              </w:rPr>
            </w:pPr>
            <w:ins w:id="7" w:author="余龙水" w:date="2024-07-24T16:04:41Z">
              <w:r>
                <w:rPr>
                  <w:rFonts w:hint="eastAsia"/>
                  <w:color w:val="000000"/>
                  <w:sz w:val="18"/>
                  <w:szCs w:val="18"/>
                  <w:lang w:val="en-US" w:eastAsia="zh-CN"/>
                </w:rPr>
                <w:t>班次</w:t>
              </w:r>
            </w:ins>
            <w:ins w:id="8" w:author="余龙水" w:date="2024-07-24T16:04:35Z">
              <w:r>
                <w:rPr>
                  <w:rFonts w:hint="eastAsia"/>
                  <w:color w:val="000000"/>
                  <w:sz w:val="18"/>
                  <w:szCs w:val="18"/>
                </w:rPr>
                <w:t>标签组如果&lt;</w:t>
              </w:r>
            </w:ins>
            <w:ins w:id="9" w:author="余龙水" w:date="2024-07-24T16:04:44Z">
              <w:r>
                <w:rPr>
                  <w:rFonts w:hint="eastAsia"/>
                  <w:color w:val="000000"/>
                  <w:sz w:val="18"/>
                  <w:szCs w:val="18"/>
                  <w:lang w:val="en-US" w:eastAsia="zh-CN"/>
                </w:rPr>
                <w:t>SC</w:t>
              </w:r>
            </w:ins>
            <w:ins w:id="10" w:author="余龙水" w:date="2024-07-24T16:04:45Z">
              <w:r>
                <w:rPr>
                  <w:rFonts w:hint="eastAsia"/>
                  <w:color w:val="000000"/>
                  <w:sz w:val="18"/>
                  <w:szCs w:val="18"/>
                  <w:lang w:val="en-US" w:eastAsia="zh-CN"/>
                </w:rPr>
                <w:t>DT</w:t>
              </w:r>
            </w:ins>
            <w:ins w:id="11" w:author="余龙水" w:date="2024-07-24T16:04:35Z">
              <w:r>
                <w:rPr>
                  <w:rFonts w:hint="eastAsia"/>
                  <w:color w:val="000000"/>
                  <w:sz w:val="18"/>
                  <w:szCs w:val="18"/>
                </w:rPr>
                <w:t>&gt;存在M</w:t>
              </w:r>
            </w:ins>
          </w:p>
        </w:tc>
        <w:tc>
          <w:tcPr>
            <w:tcW w:w="1432" w:type="dxa"/>
          </w:tcPr>
          <w:p w14:paraId="1DB7F0AF">
            <w:pPr>
              <w:spacing w:before="156" w:beforeLines="50" w:line="300" w:lineRule="auto"/>
              <w:jc w:val="left"/>
              <w:rPr>
                <w:ins w:id="12" w:author="余龙水" w:date="2024-07-24T15:55:39Z"/>
                <w:rFonts w:hint="eastAsia"/>
                <w:color w:val="000000"/>
                <w:sz w:val="18"/>
                <w:szCs w:val="18"/>
              </w:rPr>
            </w:pPr>
            <w:ins w:id="13" w:author="余龙水" w:date="2024-07-24T16:04:57Z">
              <w:r>
                <w:rPr>
                  <w:rFonts w:hint="eastAsia"/>
                  <w:color w:val="000000"/>
                  <w:sz w:val="18"/>
                  <w:szCs w:val="18"/>
                </w:rPr>
                <w:t>N/A</w:t>
              </w:r>
            </w:ins>
          </w:p>
        </w:tc>
        <w:tc>
          <w:tcPr>
            <w:tcW w:w="1370" w:type="dxa"/>
          </w:tcPr>
          <w:p w14:paraId="5232DF79">
            <w:pPr>
              <w:spacing w:before="156" w:beforeLines="50" w:line="300" w:lineRule="auto"/>
              <w:jc w:val="left"/>
              <w:rPr>
                <w:ins w:id="14" w:author="余龙水" w:date="2024-07-24T15:55:39Z"/>
                <w:rFonts w:hint="eastAsia"/>
                <w:color w:val="000000"/>
                <w:sz w:val="18"/>
                <w:szCs w:val="18"/>
              </w:rPr>
            </w:pPr>
            <w:ins w:id="15" w:author="余龙水" w:date="2024-07-24T16:04:58Z">
              <w:r>
                <w:rPr>
                  <w:rFonts w:hint="eastAsia"/>
                  <w:color w:val="000000"/>
                  <w:sz w:val="18"/>
                  <w:szCs w:val="18"/>
                </w:rPr>
                <w:t>N/A</w:t>
              </w:r>
            </w:ins>
          </w:p>
        </w:tc>
        <w:tc>
          <w:tcPr>
            <w:tcW w:w="1370" w:type="dxa"/>
          </w:tcPr>
          <w:p w14:paraId="29A242E9">
            <w:pPr>
              <w:spacing w:before="156" w:beforeLines="50" w:line="300" w:lineRule="auto"/>
              <w:jc w:val="left"/>
              <w:rPr>
                <w:ins w:id="16" w:author="余龙水" w:date="2024-07-24T15:55:39Z"/>
                <w:rFonts w:hint="eastAsia"/>
                <w:color w:val="000000"/>
                <w:sz w:val="18"/>
                <w:szCs w:val="18"/>
              </w:rPr>
            </w:pPr>
            <w:ins w:id="17" w:author="余龙水" w:date="2024-07-24T16:04:59Z">
              <w:r>
                <w:rPr>
                  <w:rFonts w:hint="eastAsia"/>
                  <w:color w:val="000000"/>
                  <w:sz w:val="18"/>
                  <w:szCs w:val="18"/>
                </w:rPr>
                <w:t>N/A</w:t>
              </w:r>
            </w:ins>
          </w:p>
        </w:tc>
        <w:tc>
          <w:tcPr>
            <w:tcW w:w="1548" w:type="dxa"/>
          </w:tcPr>
          <w:p w14:paraId="5529C2FC">
            <w:pPr>
              <w:spacing w:before="156" w:beforeLines="50" w:line="300" w:lineRule="auto"/>
              <w:jc w:val="left"/>
              <w:rPr>
                <w:ins w:id="18" w:author="余龙水" w:date="2024-07-24T15:55:39Z"/>
                <w:rFonts w:hint="eastAsia"/>
                <w:color w:val="000000"/>
                <w:sz w:val="18"/>
                <w:szCs w:val="18"/>
              </w:rPr>
            </w:pPr>
            <w:ins w:id="19" w:author="余龙水" w:date="2024-07-24T16:05:00Z">
              <w:r>
                <w:rPr>
                  <w:rFonts w:hint="eastAsia"/>
                  <w:color w:val="000000"/>
                  <w:sz w:val="18"/>
                  <w:szCs w:val="18"/>
                </w:rPr>
                <w:t>N/A</w:t>
              </w:r>
            </w:ins>
          </w:p>
        </w:tc>
      </w:tr>
      <w:tr w14:paraId="2587E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0" w:author="余龙水" w:date="2024-07-24T16:05:49Z"/>
        </w:trPr>
        <w:tc>
          <w:tcPr>
            <w:tcW w:w="1687" w:type="dxa"/>
          </w:tcPr>
          <w:p w14:paraId="6A689A76">
            <w:pPr>
              <w:spacing w:before="156" w:beforeLines="50" w:line="300" w:lineRule="auto"/>
              <w:rPr>
                <w:ins w:id="21" w:author="余龙水" w:date="2024-07-24T16:05:49Z"/>
                <w:rFonts w:hint="eastAsia"/>
                <w:color w:val="000000"/>
                <w:sz w:val="18"/>
                <w:szCs w:val="18"/>
                <w:lang w:val="en-US" w:eastAsia="zh-CN"/>
              </w:rPr>
            </w:pPr>
            <w:ins w:id="22" w:author="余龙水" w:date="2024-07-24T16:05:57Z">
              <w:r>
                <w:rPr>
                  <w:rFonts w:hint="eastAsia"/>
                  <w:color w:val="000000"/>
                  <w:sz w:val="18"/>
                  <w:szCs w:val="18"/>
                  <w:lang w:val="en-US" w:eastAsia="zh-CN"/>
                </w:rPr>
                <w:t>&lt;SHIFT&gt;</w:t>
              </w:r>
            </w:ins>
          </w:p>
        </w:tc>
        <w:tc>
          <w:tcPr>
            <w:tcW w:w="1115" w:type="dxa"/>
          </w:tcPr>
          <w:p w14:paraId="21952BD4">
            <w:pPr>
              <w:spacing w:before="156" w:beforeLines="50" w:line="300" w:lineRule="auto"/>
              <w:rPr>
                <w:ins w:id="23" w:author="余龙水" w:date="2024-07-24T16:05:49Z"/>
                <w:rFonts w:hint="eastAsia"/>
                <w:color w:val="000000"/>
                <w:sz w:val="18"/>
                <w:szCs w:val="18"/>
                <w:lang w:val="en-US" w:eastAsia="zh-CN"/>
              </w:rPr>
            </w:pPr>
            <w:ins w:id="24" w:author="余龙水" w:date="2024-07-24T16:06:07Z">
              <w:r>
                <w:rPr>
                  <w:rFonts w:hint="eastAsia"/>
                  <w:color w:val="000000"/>
                  <w:sz w:val="18"/>
                  <w:szCs w:val="18"/>
                  <w:lang w:val="en-US" w:eastAsia="zh-CN"/>
                </w:rPr>
                <w:t>班次</w:t>
              </w:r>
            </w:ins>
            <w:ins w:id="25" w:author="余龙水" w:date="2024-07-24T16:05:52Z">
              <w:r>
                <w:rPr>
                  <w:rFonts w:hint="eastAsia"/>
                  <w:color w:val="000000"/>
                  <w:sz w:val="18"/>
                  <w:szCs w:val="18"/>
                </w:rPr>
                <w:t>组标签 O</w:t>
              </w:r>
            </w:ins>
          </w:p>
        </w:tc>
        <w:tc>
          <w:tcPr>
            <w:tcW w:w="1432" w:type="dxa"/>
          </w:tcPr>
          <w:p w14:paraId="27057EBC">
            <w:pPr>
              <w:spacing w:before="156" w:beforeLines="50" w:line="300" w:lineRule="auto"/>
              <w:rPr>
                <w:ins w:id="26" w:author="余龙水" w:date="2024-07-24T16:05:49Z"/>
                <w:rFonts w:hint="eastAsia"/>
                <w:color w:val="000000"/>
                <w:sz w:val="18"/>
                <w:szCs w:val="18"/>
              </w:rPr>
            </w:pPr>
            <w:ins w:id="27" w:author="余龙水" w:date="2024-07-24T16:06:49Z">
              <w:r>
                <w:rPr>
                  <w:rFonts w:hint="eastAsia"/>
                  <w:color w:val="000000"/>
                  <w:sz w:val="18"/>
                  <w:szCs w:val="18"/>
                </w:rPr>
                <w:t>N/A</w:t>
              </w:r>
            </w:ins>
          </w:p>
        </w:tc>
        <w:tc>
          <w:tcPr>
            <w:tcW w:w="1370" w:type="dxa"/>
          </w:tcPr>
          <w:p w14:paraId="3533819B">
            <w:pPr>
              <w:spacing w:before="156" w:beforeLines="50" w:line="300" w:lineRule="auto"/>
              <w:rPr>
                <w:ins w:id="28" w:author="余龙水" w:date="2024-07-24T16:05:49Z"/>
                <w:rFonts w:hint="eastAsia"/>
                <w:color w:val="000000"/>
                <w:sz w:val="18"/>
                <w:szCs w:val="18"/>
              </w:rPr>
            </w:pPr>
            <w:ins w:id="29" w:author="余龙水" w:date="2024-07-24T16:06:50Z">
              <w:r>
                <w:rPr>
                  <w:rFonts w:hint="eastAsia"/>
                  <w:color w:val="000000"/>
                  <w:sz w:val="18"/>
                  <w:szCs w:val="18"/>
                </w:rPr>
                <w:t>N/A</w:t>
              </w:r>
            </w:ins>
          </w:p>
        </w:tc>
        <w:tc>
          <w:tcPr>
            <w:tcW w:w="1370" w:type="dxa"/>
          </w:tcPr>
          <w:p w14:paraId="2F8F3641">
            <w:pPr>
              <w:spacing w:before="156" w:beforeLines="50" w:line="300" w:lineRule="auto"/>
              <w:rPr>
                <w:ins w:id="30" w:author="余龙水" w:date="2024-07-24T16:05:49Z"/>
                <w:rFonts w:hint="eastAsia"/>
                <w:color w:val="000000"/>
                <w:sz w:val="18"/>
                <w:szCs w:val="18"/>
              </w:rPr>
            </w:pPr>
            <w:ins w:id="31" w:author="余龙水" w:date="2024-07-24T16:06:50Z">
              <w:r>
                <w:rPr>
                  <w:rFonts w:hint="eastAsia"/>
                  <w:color w:val="000000"/>
                  <w:sz w:val="18"/>
                  <w:szCs w:val="18"/>
                </w:rPr>
                <w:t>N/A</w:t>
              </w:r>
            </w:ins>
          </w:p>
        </w:tc>
        <w:tc>
          <w:tcPr>
            <w:tcW w:w="1548" w:type="dxa"/>
          </w:tcPr>
          <w:p w14:paraId="5B4B4622">
            <w:pPr>
              <w:spacing w:before="156" w:beforeLines="50" w:line="300" w:lineRule="auto"/>
              <w:rPr>
                <w:ins w:id="32" w:author="余龙水" w:date="2024-07-24T16:05:49Z"/>
                <w:rFonts w:hint="eastAsia"/>
                <w:color w:val="000000"/>
                <w:sz w:val="18"/>
                <w:szCs w:val="18"/>
              </w:rPr>
            </w:pPr>
            <w:ins w:id="33" w:author="余龙水" w:date="2024-07-24T16:06:51Z">
              <w:r>
                <w:rPr>
                  <w:rFonts w:hint="eastAsia"/>
                  <w:color w:val="000000"/>
                  <w:sz w:val="18"/>
                  <w:szCs w:val="18"/>
                </w:rPr>
                <w:t>N/A</w:t>
              </w:r>
            </w:ins>
          </w:p>
        </w:tc>
      </w:tr>
      <w:tr w14:paraId="0B235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1AF14AB5">
            <w:r>
              <w:rPr>
                <w:sz w:val="18"/>
                <w:szCs w:val="18"/>
              </w:rPr>
              <w:t>&lt;BEGINTIME&gt;</w:t>
            </w:r>
          </w:p>
        </w:tc>
        <w:tc>
          <w:tcPr>
            <w:tcW w:w="1115" w:type="dxa"/>
          </w:tcPr>
          <w:p w14:paraId="4283F246">
            <w:pPr>
              <w:spacing w:before="156" w:beforeLines="50" w:line="300" w:lineRule="auto"/>
              <w:rPr>
                <w:rFonts w:hint="default" w:eastAsia="宋体"/>
                <w:sz w:val="18"/>
                <w:szCs w:val="18"/>
                <w:lang w:val="en-US" w:eastAsia="zh-CN"/>
              </w:rPr>
            </w:pPr>
            <w:r>
              <w:rPr>
                <w:rFonts w:hint="eastAsia"/>
                <w:sz w:val="18"/>
                <w:szCs w:val="18"/>
              </w:rPr>
              <w:t>计划上班时间</w:t>
            </w:r>
            <w:ins w:id="34" w:author="余龙水" w:date="2024-07-24T16:18:30Z">
              <w:r>
                <w:rPr>
                  <w:rFonts w:hint="eastAsia"/>
                  <w:sz w:val="18"/>
                  <w:szCs w:val="18"/>
                  <w:lang w:val="en-US" w:eastAsia="zh-CN"/>
                </w:rPr>
                <w:t>如果</w:t>
              </w:r>
            </w:ins>
            <w:ins w:id="35" w:author="余龙水" w:date="2024-07-24T16:18:09Z">
              <w:r>
                <w:rPr>
                  <w:rFonts w:hint="eastAsia"/>
                  <w:sz w:val="18"/>
                  <w:szCs w:val="18"/>
                  <w:lang w:val="en-US" w:eastAsia="zh-CN"/>
                </w:rPr>
                <w:t>&lt;</w:t>
              </w:r>
            </w:ins>
            <w:ins w:id="36" w:author="余龙水" w:date="2024-07-24T16:18:12Z">
              <w:r>
                <w:rPr>
                  <w:rFonts w:hint="eastAsia"/>
                  <w:sz w:val="18"/>
                  <w:szCs w:val="18"/>
                  <w:lang w:val="en-US" w:eastAsia="zh-CN"/>
                </w:rPr>
                <w:t>SH</w:t>
              </w:r>
            </w:ins>
            <w:ins w:id="37" w:author="余龙水" w:date="2024-07-24T16:18:13Z">
              <w:r>
                <w:rPr>
                  <w:rFonts w:hint="eastAsia"/>
                  <w:sz w:val="18"/>
                  <w:szCs w:val="18"/>
                  <w:lang w:val="en-US" w:eastAsia="zh-CN"/>
                </w:rPr>
                <w:t>IFT</w:t>
              </w:r>
            </w:ins>
            <w:ins w:id="38" w:author="余龙水" w:date="2024-07-24T16:18:09Z">
              <w:r>
                <w:rPr>
                  <w:rFonts w:hint="eastAsia"/>
                  <w:sz w:val="18"/>
                  <w:szCs w:val="18"/>
                  <w:lang w:val="en-US" w:eastAsia="zh-CN"/>
                </w:rPr>
                <w:t>&gt;</w:t>
              </w:r>
            </w:ins>
            <w:ins w:id="39" w:author="余龙水" w:date="2024-07-24T16:18:21Z">
              <w:r>
                <w:rPr>
                  <w:rFonts w:hint="eastAsia"/>
                  <w:sz w:val="18"/>
                  <w:szCs w:val="18"/>
                  <w:lang w:val="en-US" w:eastAsia="zh-CN"/>
                </w:rPr>
                <w:t>存在</w:t>
              </w:r>
            </w:ins>
            <w:ins w:id="40" w:author="余龙水" w:date="2024-07-24T16:18:22Z">
              <w:r>
                <w:rPr>
                  <w:rFonts w:hint="eastAsia"/>
                  <w:sz w:val="18"/>
                  <w:szCs w:val="18"/>
                  <w:lang w:val="en-US" w:eastAsia="zh-CN"/>
                </w:rPr>
                <w:t>M</w:t>
              </w:r>
            </w:ins>
          </w:p>
        </w:tc>
        <w:tc>
          <w:tcPr>
            <w:tcW w:w="1432" w:type="dxa"/>
          </w:tcPr>
          <w:p w14:paraId="60F535C8">
            <w:pPr>
              <w:spacing w:before="156" w:beforeLines="50" w:line="300" w:lineRule="auto"/>
              <w:rPr>
                <w:color w:val="000000"/>
                <w:sz w:val="18"/>
                <w:szCs w:val="18"/>
              </w:rPr>
            </w:pPr>
            <w:r>
              <w:rPr>
                <w:rFonts w:hint="eastAsia"/>
                <w:color w:val="000000"/>
                <w:sz w:val="18"/>
                <w:szCs w:val="18"/>
              </w:rPr>
              <w:t>DT{14-14}/DTF(yyyyMMddHHmmss)</w:t>
            </w:r>
          </w:p>
        </w:tc>
        <w:tc>
          <w:tcPr>
            <w:tcW w:w="1370" w:type="dxa"/>
          </w:tcPr>
          <w:p w14:paraId="1C60BDBE">
            <w:pPr>
              <w:spacing w:before="156" w:beforeLines="50" w:line="300" w:lineRule="auto"/>
              <w:rPr>
                <w:color w:val="000000"/>
                <w:sz w:val="18"/>
                <w:szCs w:val="18"/>
              </w:rPr>
            </w:pPr>
            <w:r>
              <w:rPr>
                <w:rFonts w:hint="eastAsia"/>
                <w:color w:val="000000"/>
                <w:sz w:val="18"/>
                <w:szCs w:val="18"/>
              </w:rPr>
              <w:t>N/A</w:t>
            </w:r>
          </w:p>
        </w:tc>
        <w:tc>
          <w:tcPr>
            <w:tcW w:w="1370" w:type="dxa"/>
          </w:tcPr>
          <w:p w14:paraId="58923A31">
            <w:pPr>
              <w:spacing w:before="156" w:beforeLines="50" w:line="300" w:lineRule="auto"/>
              <w:rPr>
                <w:color w:val="000000"/>
                <w:sz w:val="18"/>
                <w:szCs w:val="18"/>
              </w:rPr>
            </w:pPr>
            <w:r>
              <w:rPr>
                <w:rFonts w:hint="eastAsia"/>
                <w:color w:val="000000"/>
                <w:sz w:val="18"/>
                <w:szCs w:val="18"/>
              </w:rPr>
              <w:t>20001003</w:t>
            </w:r>
            <w:ins w:id="41" w:author="余龙水" w:date="2024-07-24T15:08:18Z">
              <w:r>
                <w:rPr>
                  <w:rFonts w:hint="eastAsia"/>
                  <w:color w:val="000000"/>
                  <w:sz w:val="18"/>
                  <w:szCs w:val="18"/>
                  <w:lang w:val="en-US" w:eastAsia="zh-CN"/>
                </w:rPr>
                <w:t>17</w:t>
              </w:r>
            </w:ins>
            <w:r>
              <w:rPr>
                <w:rFonts w:hint="eastAsia"/>
                <w:color w:val="000000"/>
                <w:sz w:val="18"/>
                <w:szCs w:val="18"/>
              </w:rPr>
              <w:t>0141</w:t>
            </w:r>
          </w:p>
        </w:tc>
        <w:tc>
          <w:tcPr>
            <w:tcW w:w="1548" w:type="dxa"/>
          </w:tcPr>
          <w:p w14:paraId="32FD5424">
            <w:pPr>
              <w:spacing w:before="156" w:beforeLines="50" w:line="300" w:lineRule="auto"/>
              <w:rPr>
                <w:color w:val="000000"/>
                <w:sz w:val="18"/>
                <w:szCs w:val="18"/>
              </w:rPr>
            </w:pPr>
          </w:p>
        </w:tc>
      </w:tr>
      <w:tr w14:paraId="26D0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5214DF53">
            <w:r>
              <w:rPr>
                <w:sz w:val="18"/>
                <w:szCs w:val="18"/>
              </w:rPr>
              <w:t>&lt;ENDTIME&gt;</w:t>
            </w:r>
          </w:p>
        </w:tc>
        <w:tc>
          <w:tcPr>
            <w:tcW w:w="1115" w:type="dxa"/>
          </w:tcPr>
          <w:p w14:paraId="5B0A5D7C">
            <w:pPr>
              <w:spacing w:before="156" w:beforeLines="50" w:line="300" w:lineRule="auto"/>
              <w:rPr>
                <w:sz w:val="18"/>
                <w:szCs w:val="18"/>
              </w:rPr>
            </w:pPr>
            <w:r>
              <w:rPr>
                <w:rFonts w:hint="eastAsia"/>
                <w:sz w:val="18"/>
                <w:szCs w:val="18"/>
              </w:rPr>
              <w:t>计划下班时间</w:t>
            </w:r>
          </w:p>
        </w:tc>
        <w:tc>
          <w:tcPr>
            <w:tcW w:w="1432" w:type="dxa"/>
          </w:tcPr>
          <w:p w14:paraId="491F9F20">
            <w:pPr>
              <w:spacing w:before="156" w:beforeLines="50" w:line="300" w:lineRule="auto"/>
              <w:rPr>
                <w:color w:val="000000"/>
                <w:sz w:val="18"/>
                <w:szCs w:val="18"/>
              </w:rPr>
            </w:pPr>
            <w:r>
              <w:rPr>
                <w:rFonts w:hint="eastAsia"/>
                <w:color w:val="000000"/>
                <w:sz w:val="18"/>
                <w:szCs w:val="18"/>
              </w:rPr>
              <w:t>DT{14-14}/DTF(yyyyMMddHHmmss)</w:t>
            </w:r>
          </w:p>
        </w:tc>
        <w:tc>
          <w:tcPr>
            <w:tcW w:w="1370" w:type="dxa"/>
          </w:tcPr>
          <w:p w14:paraId="2EFBFA9B">
            <w:pPr>
              <w:spacing w:before="156" w:beforeLines="50" w:line="300" w:lineRule="auto"/>
              <w:rPr>
                <w:color w:val="000000"/>
                <w:sz w:val="18"/>
                <w:szCs w:val="18"/>
              </w:rPr>
            </w:pPr>
            <w:r>
              <w:rPr>
                <w:rFonts w:hint="eastAsia"/>
                <w:color w:val="000000"/>
                <w:sz w:val="18"/>
                <w:szCs w:val="18"/>
              </w:rPr>
              <w:t>N/A</w:t>
            </w:r>
          </w:p>
        </w:tc>
        <w:tc>
          <w:tcPr>
            <w:tcW w:w="1370" w:type="dxa"/>
          </w:tcPr>
          <w:p w14:paraId="6237BC15">
            <w:pPr>
              <w:spacing w:before="156" w:beforeLines="50" w:line="300" w:lineRule="auto"/>
              <w:rPr>
                <w:color w:val="000000"/>
                <w:sz w:val="18"/>
                <w:szCs w:val="18"/>
              </w:rPr>
            </w:pPr>
            <w:r>
              <w:rPr>
                <w:rFonts w:hint="eastAsia"/>
                <w:color w:val="000000"/>
                <w:sz w:val="18"/>
                <w:szCs w:val="18"/>
              </w:rPr>
              <w:t>20001003210141</w:t>
            </w:r>
          </w:p>
        </w:tc>
        <w:tc>
          <w:tcPr>
            <w:tcW w:w="1548" w:type="dxa"/>
          </w:tcPr>
          <w:p w14:paraId="641AD1DB">
            <w:pPr>
              <w:spacing w:before="156" w:beforeLines="50" w:line="300" w:lineRule="auto"/>
              <w:rPr>
                <w:color w:val="000000"/>
                <w:sz w:val="18"/>
                <w:szCs w:val="18"/>
              </w:rPr>
            </w:pPr>
          </w:p>
        </w:tc>
      </w:tr>
      <w:tr w14:paraId="27409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 w:author="余龙水" w:date="2024-07-24T15:08:36Z"/>
        </w:trPr>
        <w:tc>
          <w:tcPr>
            <w:tcW w:w="1687" w:type="dxa"/>
            <w:vAlign w:val="top"/>
          </w:tcPr>
          <w:p w14:paraId="7406FA9D">
            <w:pPr>
              <w:rPr>
                <w:ins w:id="43" w:author="余龙水" w:date="2024-07-24T15:08:36Z"/>
                <w:rFonts w:hint="default" w:eastAsia="宋体"/>
                <w:sz w:val="18"/>
                <w:szCs w:val="18"/>
                <w:lang w:val="en-US" w:eastAsia="zh-CN"/>
              </w:rPr>
            </w:pPr>
            <w:ins w:id="44" w:author="余龙水" w:date="2024-07-24T15:08:44Z">
              <w:r>
                <w:rPr>
                  <w:rFonts w:hint="eastAsia"/>
                  <w:sz w:val="18"/>
                  <w:szCs w:val="18"/>
                  <w:lang w:val="en-US" w:eastAsia="zh-CN"/>
                </w:rPr>
                <w:t>&lt;</w:t>
              </w:r>
            </w:ins>
            <w:ins w:id="45" w:author="余龙水" w:date="2024-07-24T15:08:51Z">
              <w:r>
                <w:rPr>
                  <w:rFonts w:hint="eastAsia"/>
                  <w:sz w:val="18"/>
                  <w:szCs w:val="18"/>
                  <w:lang w:val="en-US" w:eastAsia="zh-CN"/>
                </w:rPr>
                <w:t>IS</w:t>
              </w:r>
            </w:ins>
            <w:ins w:id="46" w:author="余龙水" w:date="2024-07-24T15:08:52Z">
              <w:r>
                <w:rPr>
                  <w:rFonts w:hint="eastAsia"/>
                  <w:sz w:val="18"/>
                  <w:szCs w:val="18"/>
                  <w:lang w:val="en-US" w:eastAsia="zh-CN"/>
                </w:rPr>
                <w:t>WORK</w:t>
              </w:r>
            </w:ins>
            <w:ins w:id="47" w:author="余龙水" w:date="2024-07-24T15:08:44Z">
              <w:r>
                <w:rPr>
                  <w:rFonts w:hint="eastAsia"/>
                  <w:sz w:val="18"/>
                  <w:szCs w:val="18"/>
                  <w:lang w:val="en-US" w:eastAsia="zh-CN"/>
                </w:rPr>
                <w:t>&gt;</w:t>
              </w:r>
            </w:ins>
          </w:p>
        </w:tc>
        <w:tc>
          <w:tcPr>
            <w:tcW w:w="1115" w:type="dxa"/>
            <w:vAlign w:val="top"/>
          </w:tcPr>
          <w:p w14:paraId="325B253A">
            <w:pPr>
              <w:spacing w:before="156" w:beforeLines="50" w:line="300" w:lineRule="auto"/>
              <w:rPr>
                <w:ins w:id="48" w:author="余龙水" w:date="2024-07-24T15:08:36Z"/>
                <w:rFonts w:hint="default"/>
                <w:sz w:val="18"/>
                <w:szCs w:val="18"/>
                <w:lang w:val="en-US" w:eastAsia="zh-CN"/>
              </w:rPr>
            </w:pPr>
            <w:ins w:id="49" w:author="余龙水" w:date="2024-07-24T15:08:58Z">
              <w:r>
                <w:rPr>
                  <w:rFonts w:hint="eastAsia"/>
                  <w:sz w:val="18"/>
                  <w:szCs w:val="18"/>
                  <w:lang w:val="en-US" w:eastAsia="zh-CN"/>
                </w:rPr>
                <w:t>是否</w:t>
              </w:r>
            </w:ins>
            <w:ins w:id="50" w:author="余龙水" w:date="2024-07-24T15:08:59Z">
              <w:r>
                <w:rPr>
                  <w:rFonts w:hint="eastAsia"/>
                  <w:sz w:val="18"/>
                  <w:szCs w:val="18"/>
                  <w:lang w:val="en-US" w:eastAsia="zh-CN"/>
                </w:rPr>
                <w:t>上班</w:t>
              </w:r>
            </w:ins>
            <w:ins w:id="51" w:author="余龙水" w:date="2024-07-24T16:18:34Z">
              <w:r>
                <w:rPr>
                  <w:rFonts w:hint="eastAsia"/>
                  <w:sz w:val="18"/>
                  <w:szCs w:val="18"/>
                  <w:lang w:val="en-US" w:eastAsia="zh-CN"/>
                </w:rPr>
                <w:t>如果&lt;SHIFT&gt;存在M</w:t>
              </w:r>
            </w:ins>
          </w:p>
        </w:tc>
        <w:tc>
          <w:tcPr>
            <w:tcW w:w="1432" w:type="dxa"/>
            <w:vAlign w:val="top"/>
          </w:tcPr>
          <w:p w14:paraId="08B765BB">
            <w:pPr>
              <w:spacing w:before="156" w:beforeLines="50" w:line="300" w:lineRule="auto"/>
              <w:rPr>
                <w:ins w:id="52" w:author="余龙水" w:date="2024-07-24T15:08:36Z"/>
                <w:rFonts w:hint="default" w:eastAsia="宋体"/>
                <w:color w:val="000000"/>
                <w:sz w:val="18"/>
                <w:szCs w:val="18"/>
                <w:lang w:val="en-US" w:eastAsia="zh-CN"/>
              </w:rPr>
            </w:pPr>
            <w:ins w:id="53" w:author="余龙水" w:date="2024-07-24T15:09:47Z">
              <w:r>
                <w:rPr>
                  <w:rFonts w:hint="eastAsia"/>
                  <w:color w:val="000000"/>
                  <w:sz w:val="18"/>
                  <w:szCs w:val="18"/>
                  <w:lang w:val="en-US" w:eastAsia="zh-CN"/>
                </w:rPr>
                <w:t>N{</w:t>
              </w:r>
            </w:ins>
            <w:ins w:id="54" w:author="余龙水" w:date="2024-07-24T15:09:48Z">
              <w:r>
                <w:rPr>
                  <w:rFonts w:hint="eastAsia"/>
                  <w:color w:val="000000"/>
                  <w:sz w:val="18"/>
                  <w:szCs w:val="18"/>
                  <w:lang w:val="en-US" w:eastAsia="zh-CN"/>
                </w:rPr>
                <w:t>1</w:t>
              </w:r>
            </w:ins>
            <w:ins w:id="55" w:author="余龙水" w:date="2024-07-24T15:09:47Z">
              <w:r>
                <w:rPr>
                  <w:rFonts w:hint="eastAsia"/>
                  <w:color w:val="000000"/>
                  <w:sz w:val="18"/>
                  <w:szCs w:val="18"/>
                  <w:lang w:val="en-US" w:eastAsia="zh-CN"/>
                </w:rPr>
                <w:t>}</w:t>
              </w:r>
            </w:ins>
          </w:p>
        </w:tc>
        <w:tc>
          <w:tcPr>
            <w:tcW w:w="1370" w:type="dxa"/>
            <w:vAlign w:val="top"/>
          </w:tcPr>
          <w:p w14:paraId="634E19D5">
            <w:pPr>
              <w:spacing w:before="156" w:beforeLines="50" w:line="300" w:lineRule="auto"/>
              <w:rPr>
                <w:ins w:id="56" w:author="余龙水" w:date="2024-07-24T15:08:36Z"/>
                <w:rFonts w:hint="default" w:eastAsia="宋体"/>
                <w:color w:val="000000"/>
                <w:sz w:val="18"/>
                <w:szCs w:val="18"/>
                <w:lang w:val="en-US" w:eastAsia="zh-CN"/>
              </w:rPr>
            </w:pPr>
            <w:ins w:id="57" w:author="余龙水" w:date="2024-07-24T15:09:54Z">
              <w:r>
                <w:rPr>
                  <w:rFonts w:hint="eastAsia"/>
                  <w:color w:val="000000"/>
                  <w:sz w:val="18"/>
                  <w:szCs w:val="18"/>
                  <w:lang w:val="en-US" w:eastAsia="zh-CN"/>
                </w:rPr>
                <w:t>N</w:t>
              </w:r>
            </w:ins>
            <w:ins w:id="58" w:author="余龙水" w:date="2024-07-24T15:09:55Z">
              <w:r>
                <w:rPr>
                  <w:rFonts w:hint="eastAsia"/>
                  <w:color w:val="000000"/>
                  <w:sz w:val="18"/>
                  <w:szCs w:val="18"/>
                  <w:lang w:val="en-US" w:eastAsia="zh-CN"/>
                </w:rPr>
                <w:t>/A</w:t>
              </w:r>
            </w:ins>
          </w:p>
        </w:tc>
        <w:tc>
          <w:tcPr>
            <w:tcW w:w="1370" w:type="dxa"/>
            <w:vAlign w:val="top"/>
          </w:tcPr>
          <w:p w14:paraId="75492985">
            <w:pPr>
              <w:spacing w:before="156" w:beforeLines="50" w:line="300" w:lineRule="auto"/>
              <w:rPr>
                <w:ins w:id="59" w:author="余龙水" w:date="2024-07-24T15:08:36Z"/>
                <w:rFonts w:hint="eastAsia" w:eastAsia="宋体"/>
                <w:color w:val="000000"/>
                <w:sz w:val="18"/>
                <w:szCs w:val="18"/>
                <w:lang w:val="en-US" w:eastAsia="zh-CN"/>
              </w:rPr>
            </w:pPr>
            <w:ins w:id="60" w:author="余龙水" w:date="2024-07-24T15:09:58Z">
              <w:r>
                <w:rPr>
                  <w:rFonts w:hint="eastAsia"/>
                  <w:color w:val="000000"/>
                  <w:sz w:val="18"/>
                  <w:szCs w:val="18"/>
                  <w:lang w:val="en-US" w:eastAsia="zh-CN"/>
                </w:rPr>
                <w:t>1</w:t>
              </w:r>
            </w:ins>
          </w:p>
        </w:tc>
        <w:tc>
          <w:tcPr>
            <w:tcW w:w="1548" w:type="dxa"/>
          </w:tcPr>
          <w:p w14:paraId="36720AB6">
            <w:pPr>
              <w:spacing w:before="156" w:beforeLines="50" w:line="300" w:lineRule="auto"/>
              <w:rPr>
                <w:ins w:id="61" w:author="余龙水" w:date="2024-07-24T15:08:36Z"/>
                <w:rFonts w:hint="default" w:eastAsia="宋体"/>
                <w:color w:val="000000"/>
                <w:sz w:val="18"/>
                <w:szCs w:val="18"/>
                <w:lang w:val="en-US" w:eastAsia="zh-CN"/>
              </w:rPr>
            </w:pPr>
            <w:ins w:id="62" w:author="余龙水" w:date="2024-07-24T15:10:00Z">
              <w:r>
                <w:rPr>
                  <w:rFonts w:hint="eastAsia"/>
                  <w:color w:val="000000"/>
                  <w:sz w:val="18"/>
                  <w:szCs w:val="18"/>
                  <w:lang w:val="en-US" w:eastAsia="zh-CN"/>
                </w:rPr>
                <w:t>0</w:t>
              </w:r>
            </w:ins>
            <w:ins w:id="63" w:author="余龙水" w:date="2024-07-24T15:22:43Z">
              <w:r>
                <w:rPr>
                  <w:rFonts w:hint="eastAsia"/>
                  <w:color w:val="000000"/>
                  <w:sz w:val="18"/>
                  <w:szCs w:val="18"/>
                  <w:lang w:val="en-US" w:eastAsia="zh-CN"/>
                </w:rPr>
                <w:t>休息</w:t>
              </w:r>
            </w:ins>
            <w:ins w:id="64" w:author="余龙水" w:date="2024-07-24T15:22:45Z">
              <w:r>
                <w:rPr>
                  <w:rFonts w:hint="eastAsia"/>
                  <w:color w:val="000000"/>
                  <w:sz w:val="18"/>
                  <w:szCs w:val="18"/>
                  <w:lang w:val="en-US" w:eastAsia="zh-CN"/>
                </w:rPr>
                <w:t>1</w:t>
              </w:r>
            </w:ins>
            <w:ins w:id="65" w:author="余龙水" w:date="2024-07-24T15:22:46Z">
              <w:r>
                <w:rPr>
                  <w:rFonts w:hint="eastAsia"/>
                  <w:color w:val="000000"/>
                  <w:sz w:val="18"/>
                  <w:szCs w:val="18"/>
                  <w:lang w:val="en-US" w:eastAsia="zh-CN"/>
                </w:rPr>
                <w:t>上班</w:t>
              </w:r>
            </w:ins>
          </w:p>
        </w:tc>
      </w:tr>
      <w:tr w14:paraId="52710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66" w:author="余龙水" w:date="2024-07-24T15:20:29Z"/>
        </w:trPr>
        <w:tc>
          <w:tcPr>
            <w:tcW w:w="1687" w:type="dxa"/>
            <w:vAlign w:val="top"/>
          </w:tcPr>
          <w:p w14:paraId="1E787AC7">
            <w:pPr>
              <w:rPr>
                <w:ins w:id="67" w:author="余龙水" w:date="2024-07-24T15:20:29Z"/>
                <w:rFonts w:hint="default"/>
                <w:sz w:val="18"/>
                <w:szCs w:val="18"/>
                <w:lang w:val="en-US" w:eastAsia="zh-CN"/>
              </w:rPr>
            </w:pPr>
            <w:ins w:id="68" w:author="余龙水" w:date="2024-07-24T15:22:16Z">
              <w:r>
                <w:rPr>
                  <w:rFonts w:hint="eastAsia"/>
                  <w:sz w:val="18"/>
                  <w:szCs w:val="18"/>
                  <w:lang w:val="en-US" w:eastAsia="zh-CN"/>
                </w:rPr>
                <w:t>&lt;</w:t>
              </w:r>
            </w:ins>
            <w:ins w:id="69" w:author="余龙水" w:date="2024-07-24T15:22:19Z">
              <w:r>
                <w:rPr>
                  <w:rFonts w:hint="eastAsia"/>
                  <w:sz w:val="18"/>
                  <w:szCs w:val="18"/>
                  <w:lang w:val="en-US" w:eastAsia="zh-CN"/>
                </w:rPr>
                <w:t>OTHER</w:t>
              </w:r>
            </w:ins>
            <w:ins w:id="70" w:author="余龙水" w:date="2024-07-24T15:22:20Z">
              <w:r>
                <w:rPr>
                  <w:rFonts w:hint="eastAsia"/>
                  <w:sz w:val="18"/>
                  <w:szCs w:val="18"/>
                  <w:lang w:val="en-US" w:eastAsia="zh-CN"/>
                </w:rPr>
                <w:t>DA</w:t>
              </w:r>
            </w:ins>
            <w:ins w:id="71" w:author="余龙水" w:date="2024-07-24T15:22:21Z">
              <w:r>
                <w:rPr>
                  <w:rFonts w:hint="eastAsia"/>
                  <w:sz w:val="18"/>
                  <w:szCs w:val="18"/>
                  <w:lang w:val="en-US" w:eastAsia="zh-CN"/>
                </w:rPr>
                <w:t>Y</w:t>
              </w:r>
            </w:ins>
            <w:ins w:id="72" w:author="余龙水" w:date="2024-07-24T15:22:16Z">
              <w:r>
                <w:rPr>
                  <w:rFonts w:hint="eastAsia"/>
                  <w:sz w:val="18"/>
                  <w:szCs w:val="18"/>
                  <w:lang w:val="en-US" w:eastAsia="zh-CN"/>
                </w:rPr>
                <w:t>&gt;</w:t>
              </w:r>
            </w:ins>
          </w:p>
        </w:tc>
        <w:tc>
          <w:tcPr>
            <w:tcW w:w="1115" w:type="dxa"/>
            <w:vAlign w:val="top"/>
          </w:tcPr>
          <w:p w14:paraId="5F97978B">
            <w:pPr>
              <w:spacing w:before="156" w:beforeLines="50" w:line="300" w:lineRule="auto"/>
              <w:rPr>
                <w:ins w:id="73" w:author="余龙水" w:date="2024-07-24T15:20:29Z"/>
                <w:rFonts w:hint="default"/>
                <w:sz w:val="18"/>
                <w:szCs w:val="18"/>
                <w:lang w:val="en-US" w:eastAsia="zh-CN"/>
              </w:rPr>
            </w:pPr>
            <w:ins w:id="74" w:author="余龙水" w:date="2024-07-24T15:22:26Z">
              <w:r>
                <w:rPr>
                  <w:rFonts w:hint="eastAsia"/>
                  <w:sz w:val="18"/>
                  <w:szCs w:val="18"/>
                  <w:lang w:val="en-US" w:eastAsia="zh-CN"/>
                </w:rPr>
                <w:t>跨天</w:t>
              </w:r>
            </w:ins>
            <w:ins w:id="75" w:author="余龙水" w:date="2024-07-24T15:22:27Z">
              <w:r>
                <w:rPr>
                  <w:rFonts w:hint="eastAsia"/>
                  <w:sz w:val="18"/>
                  <w:szCs w:val="18"/>
                  <w:lang w:val="en-US" w:eastAsia="zh-CN"/>
                </w:rPr>
                <w:t>班次</w:t>
              </w:r>
            </w:ins>
            <w:ins w:id="76" w:author="余龙水" w:date="2024-07-24T16:18:36Z">
              <w:r>
                <w:rPr>
                  <w:rFonts w:hint="eastAsia"/>
                  <w:sz w:val="18"/>
                  <w:szCs w:val="18"/>
                  <w:lang w:val="en-US" w:eastAsia="zh-CN"/>
                </w:rPr>
                <w:t>如果&lt;SHIFT&gt;存在M</w:t>
              </w:r>
            </w:ins>
          </w:p>
        </w:tc>
        <w:tc>
          <w:tcPr>
            <w:tcW w:w="1432" w:type="dxa"/>
            <w:vAlign w:val="top"/>
          </w:tcPr>
          <w:p w14:paraId="3BFFC399">
            <w:pPr>
              <w:spacing w:before="156" w:beforeLines="50" w:line="300" w:lineRule="auto"/>
              <w:rPr>
                <w:ins w:id="77" w:author="余龙水" w:date="2024-07-24T15:20:29Z"/>
                <w:rFonts w:hint="eastAsia"/>
                <w:color w:val="000000"/>
                <w:sz w:val="18"/>
                <w:szCs w:val="18"/>
                <w:lang w:val="en-US" w:eastAsia="zh-CN"/>
              </w:rPr>
            </w:pPr>
            <w:ins w:id="78" w:author="余龙水" w:date="2024-07-24T15:22:32Z">
              <w:r>
                <w:rPr>
                  <w:rFonts w:hint="eastAsia"/>
                  <w:color w:val="000000"/>
                  <w:sz w:val="18"/>
                  <w:szCs w:val="18"/>
                  <w:lang w:val="en-US" w:eastAsia="zh-CN"/>
                </w:rPr>
                <w:t>N{1}</w:t>
              </w:r>
            </w:ins>
          </w:p>
        </w:tc>
        <w:tc>
          <w:tcPr>
            <w:tcW w:w="1370" w:type="dxa"/>
            <w:vAlign w:val="top"/>
          </w:tcPr>
          <w:p w14:paraId="3084A52C">
            <w:pPr>
              <w:spacing w:before="156" w:beforeLines="50" w:line="300" w:lineRule="auto"/>
              <w:rPr>
                <w:ins w:id="79" w:author="余龙水" w:date="2024-07-24T15:20:29Z"/>
                <w:rFonts w:hint="eastAsia"/>
                <w:color w:val="000000"/>
                <w:sz w:val="18"/>
                <w:szCs w:val="18"/>
                <w:lang w:val="en-US" w:eastAsia="zh-CN"/>
              </w:rPr>
            </w:pPr>
            <w:ins w:id="80" w:author="余龙水" w:date="2024-07-24T15:22:37Z">
              <w:r>
                <w:rPr>
                  <w:rFonts w:hint="eastAsia"/>
                  <w:color w:val="000000"/>
                  <w:sz w:val="18"/>
                  <w:szCs w:val="18"/>
                  <w:lang w:val="en-US" w:eastAsia="zh-CN"/>
                </w:rPr>
                <w:t>N/A</w:t>
              </w:r>
            </w:ins>
          </w:p>
        </w:tc>
        <w:tc>
          <w:tcPr>
            <w:tcW w:w="1370" w:type="dxa"/>
            <w:vAlign w:val="top"/>
          </w:tcPr>
          <w:p w14:paraId="293EADFE">
            <w:pPr>
              <w:spacing w:before="156" w:beforeLines="50" w:line="300" w:lineRule="auto"/>
              <w:rPr>
                <w:ins w:id="81" w:author="余龙水" w:date="2024-07-24T15:20:29Z"/>
                <w:rFonts w:hint="default"/>
                <w:color w:val="000000"/>
                <w:sz w:val="18"/>
                <w:szCs w:val="18"/>
                <w:lang w:val="en-US" w:eastAsia="zh-CN"/>
              </w:rPr>
            </w:pPr>
            <w:ins w:id="82" w:author="余龙水" w:date="2024-07-24T15:22:39Z">
              <w:r>
                <w:rPr>
                  <w:rFonts w:hint="eastAsia"/>
                  <w:color w:val="000000"/>
                  <w:sz w:val="18"/>
                  <w:szCs w:val="18"/>
                  <w:lang w:val="en-US" w:eastAsia="zh-CN"/>
                </w:rPr>
                <w:t>0</w:t>
              </w:r>
            </w:ins>
          </w:p>
        </w:tc>
        <w:tc>
          <w:tcPr>
            <w:tcW w:w="1548" w:type="dxa"/>
          </w:tcPr>
          <w:p w14:paraId="5B10D2C6">
            <w:pPr>
              <w:spacing w:before="156" w:beforeLines="50" w:line="300" w:lineRule="auto"/>
              <w:rPr>
                <w:ins w:id="83" w:author="余龙水" w:date="2024-07-24T15:20:29Z"/>
                <w:rFonts w:hint="default"/>
                <w:color w:val="000000"/>
                <w:sz w:val="18"/>
                <w:szCs w:val="18"/>
                <w:lang w:val="en-US" w:eastAsia="zh-CN"/>
              </w:rPr>
            </w:pPr>
            <w:ins w:id="84" w:author="余龙水" w:date="2024-07-24T15:23:02Z">
              <w:r>
                <w:rPr>
                  <w:rFonts w:hint="eastAsia"/>
                  <w:color w:val="000000"/>
                  <w:sz w:val="18"/>
                  <w:szCs w:val="18"/>
                  <w:lang w:val="en-US" w:eastAsia="zh-CN"/>
                </w:rPr>
                <w:t>0</w:t>
              </w:r>
            </w:ins>
            <w:ins w:id="85" w:author="余龙水" w:date="2024-07-24T15:23:16Z">
              <w:r>
                <w:rPr>
                  <w:rFonts w:hint="eastAsia"/>
                  <w:color w:val="000000"/>
                  <w:sz w:val="18"/>
                  <w:szCs w:val="18"/>
                  <w:lang w:val="en-US" w:eastAsia="zh-CN"/>
                </w:rPr>
                <w:t>不跨天</w:t>
              </w:r>
            </w:ins>
            <w:ins w:id="86" w:author="余龙水" w:date="2024-07-24T15:23:17Z">
              <w:r>
                <w:rPr>
                  <w:rFonts w:hint="eastAsia"/>
                  <w:color w:val="000000"/>
                  <w:sz w:val="18"/>
                  <w:szCs w:val="18"/>
                  <w:lang w:val="en-US" w:eastAsia="zh-CN"/>
                </w:rPr>
                <w:t>1</w:t>
              </w:r>
            </w:ins>
            <w:ins w:id="87" w:author="余龙水" w:date="2024-07-24T15:23:19Z">
              <w:r>
                <w:rPr>
                  <w:rFonts w:hint="eastAsia"/>
                  <w:color w:val="000000"/>
                  <w:sz w:val="18"/>
                  <w:szCs w:val="18"/>
                  <w:lang w:val="en-US" w:eastAsia="zh-CN"/>
                </w:rPr>
                <w:t>跨天</w:t>
              </w:r>
            </w:ins>
          </w:p>
        </w:tc>
      </w:tr>
      <w:tr w14:paraId="4F2F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88" w:author="余龙水" w:date="2024-07-24T15:40:15Z"/>
        </w:trPr>
        <w:tc>
          <w:tcPr>
            <w:tcW w:w="1687" w:type="dxa"/>
            <w:vAlign w:val="top"/>
          </w:tcPr>
          <w:p w14:paraId="5EACB152">
            <w:pPr>
              <w:rPr>
                <w:ins w:id="89" w:author="余龙水" w:date="2024-07-24T15:40:15Z"/>
                <w:rFonts w:hint="default"/>
                <w:sz w:val="18"/>
                <w:szCs w:val="18"/>
                <w:lang w:val="en-US" w:eastAsia="zh-CN"/>
              </w:rPr>
            </w:pPr>
            <w:ins w:id="90" w:author="余龙水" w:date="2024-07-24T15:40:19Z">
              <w:r>
                <w:rPr>
                  <w:rFonts w:hint="eastAsia"/>
                  <w:sz w:val="18"/>
                  <w:szCs w:val="18"/>
                  <w:lang w:val="en-US" w:eastAsia="zh-CN"/>
                </w:rPr>
                <w:t>&lt;</w:t>
              </w:r>
            </w:ins>
            <w:ins w:id="91" w:author="余龙水" w:date="2024-07-24T15:40:20Z">
              <w:r>
                <w:rPr>
                  <w:rFonts w:hint="eastAsia"/>
                  <w:sz w:val="18"/>
                  <w:szCs w:val="18"/>
                  <w:lang w:val="en-US" w:eastAsia="zh-CN"/>
                </w:rPr>
                <w:t>IN</w:t>
              </w:r>
            </w:ins>
            <w:ins w:id="92" w:author="余龙水" w:date="2024-07-24T15:40:21Z">
              <w:r>
                <w:rPr>
                  <w:rFonts w:hint="eastAsia"/>
                  <w:sz w:val="18"/>
                  <w:szCs w:val="18"/>
                  <w:lang w:val="en-US" w:eastAsia="zh-CN"/>
                </w:rPr>
                <w:t>CL</w:t>
              </w:r>
            </w:ins>
            <w:ins w:id="93" w:author="余龙水" w:date="2024-07-24T15:40:22Z">
              <w:r>
                <w:rPr>
                  <w:rFonts w:hint="eastAsia"/>
                  <w:sz w:val="18"/>
                  <w:szCs w:val="18"/>
                  <w:lang w:val="en-US" w:eastAsia="zh-CN"/>
                </w:rPr>
                <w:t>UDE</w:t>
              </w:r>
            </w:ins>
            <w:ins w:id="94" w:author="余龙水" w:date="2024-07-24T15:40:30Z">
              <w:r>
                <w:rPr>
                  <w:rFonts w:hint="eastAsia"/>
                  <w:sz w:val="18"/>
                  <w:szCs w:val="18"/>
                  <w:lang w:val="en-US" w:eastAsia="zh-CN"/>
                </w:rPr>
                <w:t>CHILD</w:t>
              </w:r>
            </w:ins>
            <w:ins w:id="95" w:author="余龙水" w:date="2024-07-24T15:40:19Z">
              <w:r>
                <w:rPr>
                  <w:rFonts w:hint="eastAsia"/>
                  <w:sz w:val="18"/>
                  <w:szCs w:val="18"/>
                  <w:lang w:val="en-US" w:eastAsia="zh-CN"/>
                </w:rPr>
                <w:t>&gt;</w:t>
              </w:r>
            </w:ins>
          </w:p>
        </w:tc>
        <w:tc>
          <w:tcPr>
            <w:tcW w:w="1115" w:type="dxa"/>
            <w:vAlign w:val="top"/>
          </w:tcPr>
          <w:p w14:paraId="27811452">
            <w:pPr>
              <w:spacing w:before="156" w:beforeLines="50" w:line="300" w:lineRule="auto"/>
              <w:rPr>
                <w:ins w:id="96" w:author="余龙水" w:date="2024-07-24T15:40:15Z"/>
                <w:rFonts w:hint="default"/>
                <w:sz w:val="18"/>
                <w:szCs w:val="18"/>
                <w:lang w:val="en-US" w:eastAsia="zh-CN"/>
              </w:rPr>
            </w:pPr>
            <w:ins w:id="97" w:author="余龙水" w:date="2024-07-24T15:40:37Z">
              <w:r>
                <w:rPr>
                  <w:rFonts w:hint="eastAsia"/>
                  <w:sz w:val="18"/>
                  <w:szCs w:val="18"/>
                  <w:lang w:val="en-US" w:eastAsia="zh-CN"/>
                </w:rPr>
                <w:t>子</w:t>
              </w:r>
            </w:ins>
            <w:ins w:id="98" w:author="余龙水" w:date="2024-07-24T15:40:38Z">
              <w:r>
                <w:rPr>
                  <w:rFonts w:hint="eastAsia"/>
                  <w:sz w:val="18"/>
                  <w:szCs w:val="18"/>
                  <w:lang w:val="en-US" w:eastAsia="zh-CN"/>
                </w:rPr>
                <w:t>班次</w:t>
              </w:r>
            </w:ins>
            <w:ins w:id="99" w:author="余龙水" w:date="2024-07-24T16:18:39Z">
              <w:r>
                <w:rPr>
                  <w:rFonts w:hint="eastAsia"/>
                  <w:sz w:val="18"/>
                  <w:szCs w:val="18"/>
                  <w:lang w:val="en-US" w:eastAsia="zh-CN"/>
                </w:rPr>
                <w:t>如果&lt;SHIFT&gt;存在M</w:t>
              </w:r>
            </w:ins>
          </w:p>
        </w:tc>
        <w:tc>
          <w:tcPr>
            <w:tcW w:w="1432" w:type="dxa"/>
            <w:vAlign w:val="top"/>
          </w:tcPr>
          <w:p w14:paraId="1133F23A">
            <w:pPr>
              <w:spacing w:before="156" w:beforeLines="50" w:line="300" w:lineRule="auto"/>
              <w:rPr>
                <w:ins w:id="100" w:author="余龙水" w:date="2024-07-24T15:40:15Z"/>
                <w:rFonts w:hint="eastAsia"/>
                <w:color w:val="000000"/>
                <w:sz w:val="18"/>
                <w:szCs w:val="18"/>
                <w:lang w:val="en-US" w:eastAsia="zh-CN"/>
              </w:rPr>
            </w:pPr>
            <w:ins w:id="101" w:author="余龙水" w:date="2024-07-24T15:40:43Z">
              <w:r>
                <w:rPr>
                  <w:rFonts w:hint="eastAsia"/>
                  <w:color w:val="000000"/>
                  <w:sz w:val="18"/>
                  <w:szCs w:val="18"/>
                  <w:lang w:val="en-US" w:eastAsia="zh-CN"/>
                </w:rPr>
                <w:t>N{1}</w:t>
              </w:r>
            </w:ins>
          </w:p>
        </w:tc>
        <w:tc>
          <w:tcPr>
            <w:tcW w:w="1370" w:type="dxa"/>
            <w:vAlign w:val="top"/>
          </w:tcPr>
          <w:p w14:paraId="61180BC2">
            <w:pPr>
              <w:spacing w:before="156" w:beforeLines="50" w:line="300" w:lineRule="auto"/>
              <w:rPr>
                <w:ins w:id="102" w:author="余龙水" w:date="2024-07-24T15:40:15Z"/>
                <w:rFonts w:hint="eastAsia"/>
                <w:color w:val="000000"/>
                <w:sz w:val="18"/>
                <w:szCs w:val="18"/>
                <w:lang w:val="en-US" w:eastAsia="zh-CN"/>
              </w:rPr>
            </w:pPr>
            <w:ins w:id="103" w:author="余龙水" w:date="2024-07-24T15:40:47Z">
              <w:r>
                <w:rPr>
                  <w:rFonts w:hint="eastAsia"/>
                  <w:color w:val="000000"/>
                  <w:sz w:val="18"/>
                  <w:szCs w:val="18"/>
                  <w:lang w:val="en-US" w:eastAsia="zh-CN"/>
                </w:rPr>
                <w:t>N/A</w:t>
              </w:r>
            </w:ins>
          </w:p>
        </w:tc>
        <w:tc>
          <w:tcPr>
            <w:tcW w:w="1370" w:type="dxa"/>
            <w:vAlign w:val="top"/>
          </w:tcPr>
          <w:p w14:paraId="519864E4">
            <w:pPr>
              <w:spacing w:before="156" w:beforeLines="50" w:line="300" w:lineRule="auto"/>
              <w:rPr>
                <w:ins w:id="104" w:author="余龙水" w:date="2024-07-24T15:40:15Z"/>
                <w:rFonts w:hint="default"/>
                <w:color w:val="000000"/>
                <w:sz w:val="18"/>
                <w:szCs w:val="18"/>
                <w:lang w:val="en-US" w:eastAsia="zh-CN"/>
              </w:rPr>
            </w:pPr>
            <w:ins w:id="105" w:author="余龙水" w:date="2024-07-24T15:40:48Z">
              <w:r>
                <w:rPr>
                  <w:rFonts w:hint="eastAsia"/>
                  <w:color w:val="000000"/>
                  <w:sz w:val="18"/>
                  <w:szCs w:val="18"/>
                  <w:lang w:val="en-US" w:eastAsia="zh-CN"/>
                </w:rPr>
                <w:t>0</w:t>
              </w:r>
            </w:ins>
          </w:p>
        </w:tc>
        <w:tc>
          <w:tcPr>
            <w:tcW w:w="1548" w:type="dxa"/>
          </w:tcPr>
          <w:p w14:paraId="203BED01">
            <w:pPr>
              <w:spacing w:before="156" w:beforeLines="50" w:line="300" w:lineRule="auto"/>
              <w:rPr>
                <w:ins w:id="106" w:author="余龙水" w:date="2024-07-24T15:40:15Z"/>
                <w:rFonts w:hint="default"/>
                <w:color w:val="000000"/>
                <w:sz w:val="18"/>
                <w:szCs w:val="18"/>
                <w:lang w:val="en-US" w:eastAsia="zh-CN"/>
              </w:rPr>
            </w:pPr>
            <w:ins w:id="107" w:author="余龙水" w:date="2024-07-24T15:40:50Z">
              <w:r>
                <w:rPr>
                  <w:rFonts w:hint="eastAsia"/>
                  <w:color w:val="000000"/>
                  <w:sz w:val="18"/>
                  <w:szCs w:val="18"/>
                  <w:lang w:val="en-US" w:eastAsia="zh-CN"/>
                </w:rPr>
                <w:t>0</w:t>
              </w:r>
            </w:ins>
            <w:ins w:id="108" w:author="余龙水" w:date="2024-07-24T15:40:53Z">
              <w:r>
                <w:rPr>
                  <w:rFonts w:hint="eastAsia"/>
                  <w:color w:val="000000"/>
                  <w:sz w:val="18"/>
                  <w:szCs w:val="18"/>
                  <w:lang w:val="en-US" w:eastAsia="zh-CN"/>
                </w:rPr>
                <w:t>不含</w:t>
              </w:r>
            </w:ins>
            <w:ins w:id="109" w:author="余龙水" w:date="2024-07-24T15:40:55Z">
              <w:r>
                <w:rPr>
                  <w:rFonts w:hint="eastAsia"/>
                  <w:color w:val="000000"/>
                  <w:sz w:val="18"/>
                  <w:szCs w:val="18"/>
                  <w:lang w:val="en-US" w:eastAsia="zh-CN"/>
                </w:rPr>
                <w:t>子班次</w:t>
              </w:r>
            </w:ins>
            <w:ins w:id="110" w:author="余龙水" w:date="2024-07-24T15:40:56Z">
              <w:r>
                <w:rPr>
                  <w:rFonts w:hint="eastAsia"/>
                  <w:color w:val="000000"/>
                  <w:sz w:val="18"/>
                  <w:szCs w:val="18"/>
                  <w:lang w:val="en-US" w:eastAsia="zh-CN"/>
                </w:rPr>
                <w:t>1</w:t>
              </w:r>
            </w:ins>
            <w:ins w:id="111" w:author="余龙水" w:date="2024-07-24T15:40:58Z">
              <w:r>
                <w:rPr>
                  <w:rFonts w:hint="eastAsia"/>
                  <w:color w:val="000000"/>
                  <w:sz w:val="18"/>
                  <w:szCs w:val="18"/>
                  <w:lang w:val="en-US" w:eastAsia="zh-CN"/>
                </w:rPr>
                <w:t>包含</w:t>
              </w:r>
            </w:ins>
            <w:ins w:id="112" w:author="余龙水" w:date="2024-07-24T15:41:00Z">
              <w:r>
                <w:rPr>
                  <w:rFonts w:hint="eastAsia"/>
                  <w:color w:val="000000"/>
                  <w:sz w:val="18"/>
                  <w:szCs w:val="18"/>
                  <w:lang w:val="en-US" w:eastAsia="zh-CN"/>
                </w:rPr>
                <w:t>子班次</w:t>
              </w:r>
            </w:ins>
          </w:p>
        </w:tc>
      </w:tr>
      <w:tr w14:paraId="661BF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1822664E">
            <w:pPr>
              <w:spacing w:before="156" w:beforeLines="50" w:line="300" w:lineRule="auto"/>
              <w:rPr>
                <w:sz w:val="18"/>
                <w:szCs w:val="18"/>
              </w:rPr>
            </w:pPr>
            <w:r>
              <w:rPr>
                <w:sz w:val="18"/>
                <w:szCs w:val="18"/>
              </w:rPr>
              <w:t>&lt;AREAID&gt;</w:t>
            </w:r>
          </w:p>
        </w:tc>
        <w:tc>
          <w:tcPr>
            <w:tcW w:w="1115" w:type="dxa"/>
          </w:tcPr>
          <w:p w14:paraId="7D060A54">
            <w:pPr>
              <w:spacing w:before="156" w:beforeLines="50" w:line="300" w:lineRule="auto"/>
              <w:rPr>
                <w:sz w:val="18"/>
                <w:szCs w:val="18"/>
              </w:rPr>
            </w:pPr>
            <w:r>
              <w:rPr>
                <w:rFonts w:hint="eastAsia"/>
                <w:sz w:val="18"/>
                <w:szCs w:val="18"/>
              </w:rPr>
              <w:t>区域id如果</w:t>
            </w:r>
            <w:r>
              <w:rPr>
                <w:sz w:val="18"/>
                <w:szCs w:val="18"/>
              </w:rPr>
              <w:t>&lt;SCDT&gt;</w:t>
            </w:r>
            <w:r>
              <w:rPr>
                <w:rFonts w:hint="eastAsia"/>
                <w:sz w:val="18"/>
                <w:szCs w:val="18"/>
              </w:rPr>
              <w:t>存在</w:t>
            </w:r>
            <w:r>
              <w:rPr>
                <w:sz w:val="18"/>
                <w:szCs w:val="18"/>
              </w:rPr>
              <w:t>M</w:t>
            </w:r>
          </w:p>
        </w:tc>
        <w:tc>
          <w:tcPr>
            <w:tcW w:w="1432" w:type="dxa"/>
          </w:tcPr>
          <w:p w14:paraId="20E68A7F">
            <w:pPr>
              <w:spacing w:before="156" w:beforeLines="50" w:line="300" w:lineRule="auto"/>
              <w:rPr>
                <w:sz w:val="18"/>
                <w:szCs w:val="18"/>
              </w:rPr>
            </w:pPr>
            <w:r>
              <w:rPr>
                <w:sz w:val="18"/>
                <w:szCs w:val="18"/>
              </w:rPr>
              <w:t>S{1-32}</w:t>
            </w:r>
          </w:p>
        </w:tc>
        <w:tc>
          <w:tcPr>
            <w:tcW w:w="1370" w:type="dxa"/>
          </w:tcPr>
          <w:p w14:paraId="4B791F73">
            <w:pPr>
              <w:spacing w:before="156" w:beforeLines="50" w:line="300" w:lineRule="auto"/>
              <w:rPr>
                <w:sz w:val="18"/>
                <w:szCs w:val="18"/>
              </w:rPr>
            </w:pPr>
            <w:r>
              <w:rPr>
                <w:sz w:val="18"/>
                <w:szCs w:val="18"/>
              </w:rPr>
              <w:t>N/A</w:t>
            </w:r>
          </w:p>
        </w:tc>
        <w:tc>
          <w:tcPr>
            <w:tcW w:w="1370" w:type="dxa"/>
          </w:tcPr>
          <w:p w14:paraId="1178047F">
            <w:pPr>
              <w:spacing w:before="156" w:beforeLines="50" w:line="300" w:lineRule="auto"/>
              <w:rPr>
                <w:sz w:val="18"/>
                <w:szCs w:val="18"/>
              </w:rPr>
            </w:pPr>
            <w:r>
              <w:rPr>
                <w:sz w:val="18"/>
                <w:szCs w:val="18"/>
              </w:rPr>
              <w:t>100</w:t>
            </w:r>
          </w:p>
        </w:tc>
        <w:tc>
          <w:tcPr>
            <w:tcW w:w="1548" w:type="dxa"/>
          </w:tcPr>
          <w:p w14:paraId="7EC9548C">
            <w:pPr>
              <w:spacing w:before="156" w:beforeLines="50" w:line="300" w:lineRule="auto"/>
              <w:rPr>
                <w:sz w:val="18"/>
                <w:szCs w:val="18"/>
              </w:rPr>
            </w:pPr>
            <w:r>
              <w:rPr>
                <w:sz w:val="18"/>
                <w:szCs w:val="18"/>
              </w:rPr>
              <w:t>N/A</w:t>
            </w:r>
          </w:p>
        </w:tc>
      </w:tr>
      <w:tr w14:paraId="1149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2F448B1B">
            <w:pPr>
              <w:spacing w:before="156" w:beforeLines="50" w:line="300" w:lineRule="auto"/>
              <w:rPr>
                <w:sz w:val="18"/>
                <w:szCs w:val="18"/>
              </w:rPr>
            </w:pPr>
            <w:r>
              <w:rPr>
                <w:rFonts w:hint="eastAsia"/>
                <w:sz w:val="18"/>
                <w:szCs w:val="18"/>
              </w:rPr>
              <w:t>&lt;AREANAME&gt;</w:t>
            </w:r>
          </w:p>
        </w:tc>
        <w:tc>
          <w:tcPr>
            <w:tcW w:w="1115" w:type="dxa"/>
          </w:tcPr>
          <w:p w14:paraId="59DC63F9">
            <w:pPr>
              <w:spacing w:before="156" w:beforeLines="50" w:line="300" w:lineRule="auto"/>
              <w:rPr>
                <w:sz w:val="18"/>
                <w:szCs w:val="18"/>
              </w:rPr>
            </w:pPr>
            <w:r>
              <w:rPr>
                <w:rFonts w:hint="eastAsia"/>
                <w:sz w:val="18"/>
                <w:szCs w:val="18"/>
              </w:rPr>
              <w:t>区域名如果&lt;EMPL&gt;存在M</w:t>
            </w:r>
          </w:p>
        </w:tc>
        <w:tc>
          <w:tcPr>
            <w:tcW w:w="1432" w:type="dxa"/>
          </w:tcPr>
          <w:p w14:paraId="407D5C03">
            <w:pPr>
              <w:spacing w:before="156" w:beforeLines="50" w:line="300" w:lineRule="auto"/>
              <w:rPr>
                <w:sz w:val="18"/>
                <w:szCs w:val="18"/>
              </w:rPr>
            </w:pPr>
            <w:r>
              <w:rPr>
                <w:rFonts w:hint="eastAsia"/>
                <w:sz w:val="18"/>
                <w:szCs w:val="18"/>
              </w:rPr>
              <w:t>S{1-32}</w:t>
            </w:r>
          </w:p>
        </w:tc>
        <w:tc>
          <w:tcPr>
            <w:tcW w:w="1370" w:type="dxa"/>
          </w:tcPr>
          <w:p w14:paraId="0E07D1E8">
            <w:pPr>
              <w:spacing w:before="156" w:beforeLines="50" w:line="300" w:lineRule="auto"/>
              <w:rPr>
                <w:sz w:val="18"/>
                <w:szCs w:val="18"/>
              </w:rPr>
            </w:pPr>
            <w:r>
              <w:rPr>
                <w:rFonts w:hint="eastAsia"/>
                <w:sz w:val="18"/>
                <w:szCs w:val="18"/>
              </w:rPr>
              <w:t>N/A</w:t>
            </w:r>
          </w:p>
        </w:tc>
        <w:tc>
          <w:tcPr>
            <w:tcW w:w="1370" w:type="dxa"/>
          </w:tcPr>
          <w:p w14:paraId="5731C230">
            <w:pPr>
              <w:spacing w:before="156" w:beforeLines="50" w:line="300" w:lineRule="auto"/>
              <w:rPr>
                <w:sz w:val="18"/>
                <w:szCs w:val="18"/>
              </w:rPr>
            </w:pPr>
            <w:r>
              <w:rPr>
                <w:rFonts w:hint="eastAsia"/>
                <w:sz w:val="18"/>
                <w:szCs w:val="18"/>
              </w:rPr>
              <w:t>东三指廊</w:t>
            </w:r>
          </w:p>
        </w:tc>
        <w:tc>
          <w:tcPr>
            <w:tcW w:w="1548" w:type="dxa"/>
          </w:tcPr>
          <w:p w14:paraId="7C3A9773">
            <w:pPr>
              <w:spacing w:before="156" w:beforeLines="50" w:line="300" w:lineRule="auto"/>
              <w:rPr>
                <w:sz w:val="18"/>
                <w:szCs w:val="18"/>
              </w:rPr>
            </w:pPr>
            <w:r>
              <w:rPr>
                <w:rFonts w:hint="eastAsia"/>
                <w:sz w:val="18"/>
                <w:szCs w:val="18"/>
              </w:rPr>
              <w:t>N/A</w:t>
            </w:r>
          </w:p>
        </w:tc>
      </w:tr>
      <w:tr w14:paraId="6C1F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vAlign w:val="top"/>
          </w:tcPr>
          <w:p w14:paraId="1631A2BF">
            <w:pPr>
              <w:spacing w:before="156" w:beforeLines="50" w:line="300" w:lineRule="auto"/>
              <w:rPr>
                <w:rFonts w:hint="eastAsia" w:ascii="宋体" w:hAnsi="宋体" w:eastAsia="宋体" w:cs="宋体"/>
                <w:sz w:val="18"/>
                <w:szCs w:val="18"/>
                <w:lang w:val="en-US" w:eastAsia="zh-CN" w:bidi="ar-SA"/>
              </w:rPr>
            </w:pPr>
            <w:r>
              <w:rPr>
                <w:sz w:val="18"/>
                <w:szCs w:val="18"/>
              </w:rPr>
              <w:t>&lt;AREANAME&gt;</w:t>
            </w:r>
          </w:p>
        </w:tc>
        <w:tc>
          <w:tcPr>
            <w:tcW w:w="1115" w:type="dxa"/>
            <w:vAlign w:val="top"/>
          </w:tcPr>
          <w:p w14:paraId="03A9FEA7">
            <w:pPr>
              <w:spacing w:before="156" w:beforeLines="50" w:line="300" w:lineRule="auto"/>
              <w:rPr>
                <w:rFonts w:hint="eastAsia" w:ascii="宋体" w:hAnsi="宋体" w:eastAsia="宋体" w:cs="宋体"/>
                <w:sz w:val="18"/>
                <w:szCs w:val="18"/>
                <w:lang w:val="en-US" w:eastAsia="zh-CN" w:bidi="ar-SA"/>
              </w:rPr>
            </w:pPr>
            <w:r>
              <w:rPr>
                <w:rFonts w:hint="eastAsia"/>
                <w:sz w:val="18"/>
                <w:szCs w:val="18"/>
              </w:rPr>
              <w:t>区域名如果</w:t>
            </w:r>
            <w:r>
              <w:rPr>
                <w:sz w:val="18"/>
                <w:szCs w:val="18"/>
              </w:rPr>
              <w:t>&lt;SCDT&gt;</w:t>
            </w:r>
            <w:r>
              <w:rPr>
                <w:rFonts w:hint="eastAsia"/>
                <w:sz w:val="18"/>
                <w:szCs w:val="18"/>
              </w:rPr>
              <w:t>存在</w:t>
            </w:r>
            <w:r>
              <w:rPr>
                <w:sz w:val="18"/>
                <w:szCs w:val="18"/>
              </w:rPr>
              <w:t>M</w:t>
            </w:r>
          </w:p>
        </w:tc>
        <w:tc>
          <w:tcPr>
            <w:tcW w:w="1432" w:type="dxa"/>
            <w:vAlign w:val="top"/>
          </w:tcPr>
          <w:p w14:paraId="17617981">
            <w:pPr>
              <w:spacing w:before="156" w:beforeLines="50" w:line="300" w:lineRule="auto"/>
              <w:rPr>
                <w:rFonts w:hint="eastAsia" w:ascii="宋体" w:hAnsi="宋体" w:eastAsia="宋体" w:cs="宋体"/>
                <w:sz w:val="18"/>
                <w:szCs w:val="18"/>
                <w:lang w:val="en-US" w:eastAsia="zh-CN" w:bidi="ar-SA"/>
              </w:rPr>
            </w:pPr>
            <w:r>
              <w:rPr>
                <w:sz w:val="18"/>
                <w:szCs w:val="18"/>
              </w:rPr>
              <w:t>S{1-32}</w:t>
            </w:r>
          </w:p>
        </w:tc>
        <w:tc>
          <w:tcPr>
            <w:tcW w:w="1370" w:type="dxa"/>
            <w:vAlign w:val="top"/>
          </w:tcPr>
          <w:p w14:paraId="327F0710">
            <w:pPr>
              <w:spacing w:before="156" w:beforeLines="50" w:line="300" w:lineRule="auto"/>
              <w:rPr>
                <w:rFonts w:hint="eastAsia" w:ascii="宋体" w:hAnsi="宋体" w:eastAsia="宋体" w:cs="宋体"/>
                <w:sz w:val="18"/>
                <w:szCs w:val="18"/>
                <w:lang w:val="en-US" w:eastAsia="zh-CN" w:bidi="ar-SA"/>
              </w:rPr>
            </w:pPr>
            <w:r>
              <w:rPr>
                <w:sz w:val="18"/>
                <w:szCs w:val="18"/>
              </w:rPr>
              <w:t>N/A</w:t>
            </w:r>
          </w:p>
        </w:tc>
        <w:tc>
          <w:tcPr>
            <w:tcW w:w="1370" w:type="dxa"/>
            <w:vAlign w:val="top"/>
          </w:tcPr>
          <w:p w14:paraId="526D6608">
            <w:pPr>
              <w:spacing w:before="156" w:beforeLines="50" w:line="300" w:lineRule="auto"/>
              <w:rPr>
                <w:rFonts w:hint="eastAsia" w:ascii="宋体" w:hAnsi="宋体" w:eastAsia="宋体" w:cs="宋体"/>
                <w:sz w:val="18"/>
                <w:szCs w:val="18"/>
                <w:lang w:val="en-US" w:eastAsia="zh-CN" w:bidi="ar-SA"/>
              </w:rPr>
            </w:pPr>
            <w:r>
              <w:rPr>
                <w:sz w:val="18"/>
                <w:szCs w:val="18"/>
              </w:rPr>
              <w:t>东三指廊</w:t>
            </w:r>
          </w:p>
        </w:tc>
        <w:tc>
          <w:tcPr>
            <w:tcW w:w="1548" w:type="dxa"/>
          </w:tcPr>
          <w:p w14:paraId="46ED1031">
            <w:pPr>
              <w:spacing w:before="156" w:beforeLines="50" w:line="300" w:lineRule="auto"/>
              <w:rPr>
                <w:rFonts w:hint="eastAsia"/>
                <w:sz w:val="18"/>
                <w:szCs w:val="18"/>
              </w:rPr>
            </w:pPr>
            <w:r>
              <w:rPr>
                <w:rFonts w:hint="eastAsia"/>
                <w:sz w:val="18"/>
                <w:szCs w:val="18"/>
              </w:rPr>
              <w:t>N/A</w:t>
            </w:r>
          </w:p>
        </w:tc>
      </w:tr>
    </w:tbl>
    <w:p w14:paraId="40EE06FE">
      <w:pPr>
        <w:pStyle w:val="8"/>
        <w:widowControl w:val="0"/>
        <w:spacing w:line="360" w:lineRule="auto"/>
        <w:jc w:val="both"/>
        <w:rPr>
          <w:rFonts w:ascii="宋体" w:hAnsi="宋体"/>
          <w:szCs w:val="30"/>
        </w:rPr>
      </w:pPr>
      <w:r>
        <w:rPr>
          <w:rFonts w:ascii="宋体" w:hAnsi="宋体"/>
          <w:szCs w:val="30"/>
        </w:rPr>
        <w:t>XML</w:t>
      </w:r>
      <w:r>
        <w:rPr>
          <w:rFonts w:hint="eastAsia" w:ascii="宋体" w:hAnsi="宋体"/>
          <w:szCs w:val="30"/>
        </w:rPr>
        <w:t>样例</w:t>
      </w:r>
    </w:p>
    <w:p w14:paraId="0E41B57D">
      <w:pPr>
        <w:rPr>
          <w:rFonts w:hint="eastAsia"/>
        </w:rPr>
      </w:pPr>
      <w:r>
        <w:t>&lt;?xml version="1.0" encoding="UTF-8"?&gt;</w:t>
      </w:r>
      <w:r>
        <w:br w:type="textWrapping"/>
      </w:r>
      <w:r>
        <w:t>&lt;MSG&gt;</w:t>
      </w:r>
      <w:r>
        <w:br w:type="textWrapping"/>
      </w:r>
      <w:r>
        <w:t>    &lt;META&gt;</w:t>
      </w:r>
      <w:r>
        <w:br w:type="textWrapping"/>
      </w:r>
      <w:r>
        <w:t>        &lt;SNDR&gt;SCMS&lt;/SNDR&gt;</w:t>
      </w:r>
      <w:r>
        <w:br w:type="textWrapping"/>
      </w:r>
      <w:r>
        <w:t>        &lt;RCVR&gt;&lt;/RCVR&gt;</w:t>
      </w:r>
      <w:r>
        <w:br w:type="textWrapping"/>
      </w:r>
      <w:r>
        <w:t>        &lt;SEQN&gt;1&lt;/SEQN&gt;</w:t>
      </w:r>
      <w:r>
        <w:br w:type="textWrapping"/>
      </w:r>
      <w:r>
        <w:t>        &lt;DDTM&gt;2010010223000&lt;/DDTM&gt;</w:t>
      </w:r>
      <w:r>
        <w:br w:type="textWrapping"/>
      </w:r>
      <w:r>
        <w:t>        &lt;TYPE&gt;PBME&lt;/TYPE&gt;</w:t>
      </w:r>
      <w:r>
        <w:br w:type="textWrapping"/>
      </w:r>
      <w:r>
        <w:t>        &lt;STYP&gt;SDIE&lt;/STYP&gt;</w:t>
      </w:r>
      <w:r>
        <w:br w:type="textWrapping"/>
      </w:r>
      <w:r>
        <w:t>    &lt;/META&gt;</w:t>
      </w:r>
      <w:r>
        <w:br w:type="textWrapping"/>
      </w:r>
      <w:r>
        <w:t>    &lt;SCDT&gt;</w:t>
      </w:r>
      <w:r>
        <w:br w:type="textWrapping"/>
      </w:r>
      <w:r>
        <w:t>        &lt;ID&gt;101098&lt;/ID&gt;</w:t>
      </w:r>
      <w:r>
        <w:br w:type="textWrapping"/>
      </w:r>
      <w:r>
        <w:t>        &lt;CODE&gt;101098&lt;/CODE&gt;</w:t>
      </w:r>
      <w:r>
        <w:br w:type="textWrapping"/>
      </w:r>
      <w:r>
        <w:t>        </w:t>
      </w:r>
      <w:r>
        <w:rPr>
          <w:rFonts w:hint="eastAsia"/>
        </w:rPr>
        <w:t>&lt;NAME&gt;张三&lt;/NAME&gt;</w:t>
      </w:r>
    </w:p>
    <w:p w14:paraId="26D84A2E">
      <w:pPr>
        <w:ind w:firstLine="1920" w:firstLineChars="800"/>
        <w:rPr>
          <w:rFonts w:hint="eastAsia"/>
          <w:lang w:val="en-US" w:eastAsia="zh-CN"/>
        </w:rPr>
      </w:pPr>
      <w:r>
        <w:rPr>
          <w:rFonts w:hint="eastAsia"/>
          <w:lang w:val="en-US" w:eastAsia="zh-CN"/>
        </w:rPr>
        <w:t>&lt;DEPTID&gt;</w:t>
      </w:r>
      <w:r>
        <w:rPr>
          <w:rFonts w:hint="eastAsia"/>
        </w:rPr>
        <w:t>8a8a8b695fbe24d6015fbe75fe6c0294</w:t>
      </w:r>
      <w:r>
        <w:rPr>
          <w:rFonts w:hint="eastAsia"/>
          <w:lang w:val="en-US" w:eastAsia="zh-CN"/>
        </w:rPr>
        <w:t>&lt;/DEPTID&gt;</w:t>
      </w:r>
    </w:p>
    <w:p w14:paraId="7E4485B1">
      <w:pPr>
        <w:ind w:firstLine="1920" w:firstLineChars="800"/>
        <w:rPr>
          <w:ins w:id="113" w:author="余龙水" w:date="2024-07-24T16:08:08Z"/>
        </w:rPr>
      </w:pPr>
      <w:r>
        <w:rPr>
          <w:rFonts w:hint="eastAsia"/>
          <w:lang w:val="en-US" w:eastAsia="zh-CN"/>
        </w:rPr>
        <w:t>&lt;DEPTNAME&gt;</w:t>
      </w:r>
      <w:r>
        <w:rPr>
          <w:rFonts w:hint="eastAsia"/>
        </w:rPr>
        <w:t>股份公司/安检/监护一大队/三中队/9班</w:t>
      </w:r>
      <w:r>
        <w:rPr>
          <w:rFonts w:hint="eastAsia"/>
          <w:lang w:val="en-US" w:eastAsia="zh-CN"/>
        </w:rPr>
        <w:t>&lt;/DEPTNAME&gt;</w:t>
      </w:r>
      <w:r>
        <w:br w:type="textWrapping"/>
      </w:r>
      <w:r>
        <w:t>        &lt;SCDATE&gt;20190909&lt;/SCDATE&gt;</w:t>
      </w:r>
    </w:p>
    <w:p w14:paraId="377AA370">
      <w:pPr>
        <w:ind w:firstLine="1920" w:firstLineChars="800"/>
        <w:rPr>
          <w:ins w:id="114" w:author="余龙水" w:date="2024-07-24T16:11:45Z"/>
          <w:rFonts w:hint="default"/>
          <w:lang w:val="en-US" w:eastAsia="zh-CN"/>
        </w:rPr>
      </w:pPr>
      <w:ins w:id="115" w:author="余龙水" w:date="2024-07-24T16:11:45Z">
        <w:r>
          <w:rPr>
            <w:rFonts w:hint="default"/>
            <w:lang w:val="en-US" w:eastAsia="zh-CN"/>
          </w:rPr>
          <w:t>&lt;ISWORK&gt;1&lt;/ISWORK&gt;</w:t>
        </w:r>
      </w:ins>
    </w:p>
    <w:p w14:paraId="597F1A63">
      <w:pPr>
        <w:ind w:firstLine="1920" w:firstLineChars="800"/>
        <w:rPr>
          <w:ins w:id="116" w:author="余龙水" w:date="2024-07-24T16:13:30Z"/>
          <w:rFonts w:hint="default"/>
          <w:sz w:val="24"/>
          <w:szCs w:val="24"/>
          <w:lang w:val="en-US" w:eastAsia="zh-CN"/>
        </w:rPr>
      </w:pPr>
      <w:ins w:id="117" w:author="余龙水" w:date="2024-07-24T16:11:45Z">
        <w:r>
          <w:rPr>
            <w:rFonts w:hint="default"/>
            <w:lang w:val="en-US" w:eastAsia="zh-CN"/>
          </w:rPr>
          <w:t>&lt;</w:t>
        </w:r>
      </w:ins>
      <w:ins w:id="118" w:author="余龙水" w:date="2024-07-24T16:11:45Z">
        <w:r>
          <w:rPr>
            <w:rFonts w:hint="default"/>
            <w:sz w:val="24"/>
            <w:szCs w:val="24"/>
            <w:lang w:val="en-US" w:eastAsia="zh-CN"/>
          </w:rPr>
          <w:t>OTHERDAY&gt;0&lt;/OTHERDAY&gt;</w:t>
        </w:r>
      </w:ins>
    </w:p>
    <w:p w14:paraId="75FBDEDB">
      <w:pPr>
        <w:ind w:firstLine="1920" w:firstLineChars="800"/>
        <w:rPr>
          <w:ins w:id="119" w:author="余龙水" w:date="2024-07-24T16:11:45Z"/>
          <w:rFonts w:hint="default"/>
          <w:sz w:val="24"/>
          <w:szCs w:val="24"/>
          <w:lang w:val="en-US" w:eastAsia="zh-CN"/>
        </w:rPr>
      </w:pPr>
      <w:ins w:id="120" w:author="余龙水" w:date="2024-07-24T16:13:30Z">
        <w:r>
          <w:rPr>
            <w:rFonts w:hint="default"/>
            <w:lang w:val="en-US" w:eastAsia="zh-CN"/>
          </w:rPr>
          <w:t>&lt;</w:t>
        </w:r>
      </w:ins>
      <w:ins w:id="121" w:author="余龙水" w:date="2024-07-24T16:13:30Z">
        <w:r>
          <w:rPr>
            <w:rFonts w:hint="default"/>
            <w:sz w:val="24"/>
            <w:szCs w:val="24"/>
            <w:lang w:val="en-US" w:eastAsia="zh-CN"/>
          </w:rPr>
          <w:t>INCLUDECHILD</w:t>
        </w:r>
      </w:ins>
      <w:ins w:id="122" w:author="余龙水" w:date="2024-07-24T16:13:30Z">
        <w:r>
          <w:rPr>
            <w:rFonts w:hint="default"/>
            <w:lang w:val="en-US" w:eastAsia="zh-CN"/>
          </w:rPr>
          <w:t>&gt;0&lt;/</w:t>
        </w:r>
      </w:ins>
      <w:ins w:id="123" w:author="余龙水" w:date="2024-07-24T16:13:30Z">
        <w:r>
          <w:rPr>
            <w:rFonts w:hint="default"/>
            <w:sz w:val="24"/>
            <w:szCs w:val="24"/>
            <w:lang w:val="en-US" w:eastAsia="zh-CN"/>
          </w:rPr>
          <w:t>INCLUDECHILD&gt;</w:t>
        </w:r>
      </w:ins>
    </w:p>
    <w:p w14:paraId="7D45D3E9">
      <w:pPr>
        <w:ind w:firstLine="1920" w:firstLineChars="800"/>
        <w:rPr>
          <w:ins w:id="124" w:author="余龙水" w:date="2024-07-24T16:12:03Z"/>
          <w:rFonts w:hint="eastAsia"/>
          <w:lang w:val="en-US" w:eastAsia="zh-CN"/>
        </w:rPr>
      </w:pPr>
      <w:ins w:id="125" w:author="余龙水" w:date="2024-07-24T16:11:47Z">
        <w:r>
          <w:rPr>
            <w:rFonts w:hint="eastAsia"/>
            <w:lang w:val="en-US" w:eastAsia="zh-CN"/>
          </w:rPr>
          <w:t>&lt;</w:t>
        </w:r>
      </w:ins>
      <w:ins w:id="126" w:author="余龙水" w:date="2024-07-24T16:11:48Z">
        <w:r>
          <w:rPr>
            <w:rFonts w:hint="eastAsia"/>
            <w:lang w:val="en-US" w:eastAsia="zh-CN"/>
          </w:rPr>
          <w:t>SH</w:t>
        </w:r>
      </w:ins>
      <w:ins w:id="127" w:author="余龙水" w:date="2024-07-24T16:11:49Z">
        <w:r>
          <w:rPr>
            <w:rFonts w:hint="eastAsia"/>
            <w:lang w:val="en-US" w:eastAsia="zh-CN"/>
          </w:rPr>
          <w:t>IFTS</w:t>
        </w:r>
      </w:ins>
      <w:ins w:id="128" w:author="余龙水" w:date="2024-07-24T16:11:51Z">
        <w:r>
          <w:rPr>
            <w:rFonts w:hint="eastAsia"/>
            <w:lang w:val="en-US" w:eastAsia="zh-CN"/>
          </w:rPr>
          <w:t>&gt;</w:t>
        </w:r>
      </w:ins>
    </w:p>
    <w:p w14:paraId="4591109C">
      <w:pPr>
        <w:ind w:firstLine="2335" w:firstLineChars="973"/>
        <w:rPr>
          <w:ins w:id="129" w:author="余龙水" w:date="2024-07-24T16:12:36Z"/>
          <w:rFonts w:hint="eastAsia"/>
          <w:lang w:val="en-US" w:eastAsia="zh-CN"/>
        </w:rPr>
      </w:pPr>
      <w:ins w:id="130" w:author="余龙水" w:date="2024-07-24T16:12:05Z">
        <w:r>
          <w:rPr>
            <w:rFonts w:hint="eastAsia"/>
            <w:lang w:val="en-US" w:eastAsia="zh-CN"/>
          </w:rPr>
          <w:t>&lt;</w:t>
        </w:r>
      </w:ins>
      <w:ins w:id="131" w:author="余龙水" w:date="2024-07-24T16:12:06Z">
        <w:r>
          <w:rPr>
            <w:rFonts w:hint="eastAsia"/>
            <w:lang w:val="en-US" w:eastAsia="zh-CN"/>
          </w:rPr>
          <w:t>SHIF</w:t>
        </w:r>
      </w:ins>
      <w:ins w:id="132" w:author="余龙水" w:date="2024-07-24T16:12:07Z">
        <w:r>
          <w:rPr>
            <w:rFonts w:hint="eastAsia"/>
            <w:lang w:val="en-US" w:eastAsia="zh-CN"/>
          </w:rPr>
          <w:t>T</w:t>
        </w:r>
      </w:ins>
      <w:ins w:id="133" w:author="余龙水" w:date="2024-07-24T16:12:08Z">
        <w:r>
          <w:rPr>
            <w:rFonts w:hint="eastAsia"/>
            <w:lang w:val="en-US" w:eastAsia="zh-CN"/>
          </w:rPr>
          <w:t>&gt;</w:t>
        </w:r>
      </w:ins>
    </w:p>
    <w:p w14:paraId="04631DCD">
      <w:pPr>
        <w:ind w:firstLine="2752" w:firstLineChars="1147"/>
        <w:rPr>
          <w:ins w:id="134" w:author="余龙水" w:date="2024-07-24T16:12:40Z"/>
        </w:rPr>
      </w:pPr>
      <w:ins w:id="135" w:author="余龙水" w:date="2024-07-24T16:12:40Z">
        <w:r>
          <w:rPr/>
          <w:t>&lt;BEGINTIME&gt;20190909083030&lt;/BEGINTIME&gt;</w:t>
        </w:r>
      </w:ins>
      <w:ins w:id="136" w:author="余龙水" w:date="2024-07-24T16:12:40Z">
        <w:r>
          <w:rPr/>
          <w:br w:type="textWrapping"/>
        </w:r>
      </w:ins>
      <w:ins w:id="137" w:author="余龙水" w:date="2024-07-24T16:12:40Z">
        <w:r>
          <w:rPr/>
          <w:t>        </w:t>
        </w:r>
      </w:ins>
      <w:ins w:id="138" w:author="余龙水" w:date="2024-07-24T16:12:51Z">
        <w:r>
          <w:rPr>
            <w:rFonts w:hint="eastAsia"/>
            <w:lang w:val="en-US" w:eastAsia="zh-CN"/>
          </w:rPr>
          <w:tab/>
        </w:r>
      </w:ins>
      <w:ins w:id="139" w:author="余龙水" w:date="2024-07-24T16:12:51Z">
        <w:r>
          <w:rPr>
            <w:rFonts w:hint="eastAsia"/>
            <w:lang w:val="en-US" w:eastAsia="zh-CN"/>
          </w:rPr>
          <w:tab/>
        </w:r>
      </w:ins>
      <w:ins w:id="140" w:author="余龙水" w:date="2024-07-24T16:12:53Z">
        <w:r>
          <w:rPr>
            <w:rFonts w:hint="eastAsia"/>
            <w:lang w:val="en-US" w:eastAsia="zh-CN"/>
          </w:rPr>
          <w:t xml:space="preserve"> </w:t>
        </w:r>
      </w:ins>
      <w:ins w:id="141" w:author="余龙水" w:date="2024-07-24T16:12:54Z">
        <w:r>
          <w:rPr>
            <w:rFonts w:hint="eastAsia"/>
            <w:lang w:val="en-US" w:eastAsia="zh-CN"/>
          </w:rPr>
          <w:t xml:space="preserve"> </w:t>
        </w:r>
      </w:ins>
      <w:ins w:id="142" w:author="余龙水" w:date="2024-07-24T16:12:40Z">
        <w:r>
          <w:rPr/>
          <w:t>&lt;ENDTIME&gt;20190909153030&lt;/ENDTIME&gt;</w:t>
        </w:r>
      </w:ins>
    </w:p>
    <w:p w14:paraId="6384D8DA">
      <w:pPr>
        <w:ind w:firstLine="2335" w:firstLineChars="973"/>
      </w:pPr>
      <w:ins w:id="143" w:author="余龙水" w:date="2024-07-24T16:12:10Z">
        <w:r>
          <w:rPr>
            <w:rFonts w:hint="eastAsia"/>
            <w:lang w:val="en-US" w:eastAsia="zh-CN"/>
          </w:rPr>
          <w:t>&lt;/</w:t>
        </w:r>
      </w:ins>
      <w:ins w:id="144" w:author="余龙水" w:date="2024-07-24T16:12:11Z">
        <w:r>
          <w:rPr>
            <w:rFonts w:hint="eastAsia"/>
            <w:lang w:val="en-US" w:eastAsia="zh-CN"/>
          </w:rPr>
          <w:t>SHI</w:t>
        </w:r>
      </w:ins>
      <w:ins w:id="145" w:author="余龙水" w:date="2024-07-24T16:12:12Z">
        <w:r>
          <w:rPr>
            <w:rFonts w:hint="eastAsia"/>
            <w:lang w:val="en-US" w:eastAsia="zh-CN"/>
          </w:rPr>
          <w:t>FT</w:t>
        </w:r>
      </w:ins>
      <w:ins w:id="146" w:author="余龙水" w:date="2024-07-24T16:12:13Z">
        <w:r>
          <w:rPr>
            <w:rFonts w:hint="eastAsia"/>
            <w:lang w:val="en-US" w:eastAsia="zh-CN"/>
          </w:rPr>
          <w:t>&gt;</w:t>
        </w:r>
      </w:ins>
      <w:r>
        <w:br w:type="textWrapping"/>
      </w:r>
      <w:ins w:id="147" w:author="余龙水" w:date="2024-07-24T16:13:06Z">
        <w:r>
          <w:rPr>
            <w:rFonts w:hint="eastAsia"/>
            <w:lang w:val="en-US" w:eastAsia="zh-CN"/>
          </w:rPr>
          <w:tab/>
        </w:r>
      </w:ins>
      <w:ins w:id="148" w:author="余龙水" w:date="2024-07-24T16:13:06Z">
        <w:r>
          <w:rPr>
            <w:rFonts w:hint="eastAsia"/>
            <w:lang w:val="en-US" w:eastAsia="zh-CN"/>
          </w:rPr>
          <w:tab/>
        </w:r>
      </w:ins>
      <w:ins w:id="149" w:author="余龙水" w:date="2024-07-24T16:13:07Z">
        <w:r>
          <w:rPr>
            <w:rFonts w:hint="eastAsia"/>
            <w:lang w:val="en-US" w:eastAsia="zh-CN"/>
          </w:rPr>
          <w:tab/>
        </w:r>
      </w:ins>
      <w:ins w:id="150" w:author="余龙水" w:date="2024-07-24T16:13:07Z">
        <w:r>
          <w:rPr>
            <w:rFonts w:hint="eastAsia"/>
            <w:lang w:val="en-US" w:eastAsia="zh-CN"/>
          </w:rPr>
          <w:tab/>
        </w:r>
      </w:ins>
      <w:ins w:id="151" w:author="余龙水" w:date="2024-07-24T16:13:09Z">
        <w:r>
          <w:rPr>
            <w:rFonts w:hint="eastAsia"/>
            <w:lang w:val="en-US" w:eastAsia="zh-CN"/>
          </w:rPr>
          <w:t xml:space="preserve">  </w:t>
        </w:r>
      </w:ins>
      <w:ins w:id="152" w:author="余龙水" w:date="2024-07-24T16:11:55Z">
        <w:r>
          <w:rPr>
            <w:rFonts w:hint="eastAsia"/>
            <w:sz w:val="24"/>
            <w:szCs w:val="24"/>
            <w:lang w:val="en-US" w:eastAsia="zh-CN"/>
          </w:rPr>
          <w:t>&lt;/</w:t>
        </w:r>
      </w:ins>
      <w:ins w:id="153" w:author="余龙水" w:date="2024-07-24T16:11:56Z">
        <w:r>
          <w:rPr>
            <w:rFonts w:hint="eastAsia"/>
            <w:sz w:val="24"/>
            <w:szCs w:val="24"/>
            <w:lang w:val="en-US" w:eastAsia="zh-CN"/>
          </w:rPr>
          <w:t>SHI</w:t>
        </w:r>
      </w:ins>
      <w:ins w:id="154" w:author="余龙水" w:date="2024-07-24T16:11:57Z">
        <w:r>
          <w:rPr>
            <w:rFonts w:hint="eastAsia"/>
            <w:sz w:val="24"/>
            <w:szCs w:val="24"/>
            <w:lang w:val="en-US" w:eastAsia="zh-CN"/>
          </w:rPr>
          <w:t>FTS</w:t>
        </w:r>
      </w:ins>
      <w:ins w:id="155" w:author="余龙水" w:date="2024-07-24T16:11:58Z">
        <w:r>
          <w:rPr>
            <w:rFonts w:hint="eastAsia"/>
            <w:sz w:val="24"/>
            <w:szCs w:val="24"/>
            <w:lang w:val="en-US" w:eastAsia="zh-CN"/>
          </w:rPr>
          <w:t>&gt;</w:t>
        </w:r>
      </w:ins>
      <w:r>
        <w:br w:type="textWrapping"/>
      </w:r>
      <w:r>
        <w:t>        &lt;AREAID&gt;100&lt;/AREAID&gt;</w:t>
      </w:r>
      <w:r>
        <w:br w:type="textWrapping"/>
      </w:r>
      <w:r>
        <w:t>        </w:t>
      </w:r>
      <w:r>
        <w:rPr>
          <w:rFonts w:hint="eastAsia"/>
        </w:rPr>
        <w:t>&lt;AREANAME&gt;东三指廊&lt;/AREANAME&gt;</w:t>
      </w:r>
      <w:r>
        <w:br w:type="textWrapping"/>
      </w:r>
      <w:r>
        <w:t>    &lt;/SCDT&gt;</w:t>
      </w:r>
      <w:r>
        <w:br w:type="textWrapping"/>
      </w:r>
      <w:r>
        <w:t xml:space="preserve">&lt;/MSG&gt; </w:t>
      </w:r>
    </w:p>
    <w:p w14:paraId="011A2A55">
      <w:pPr>
        <w:pStyle w:val="7"/>
        <w:widowControl w:val="0"/>
        <w:spacing w:line="360" w:lineRule="auto"/>
        <w:jc w:val="both"/>
        <w:rPr>
          <w:rFonts w:ascii="宋体"/>
          <w:sz w:val="28"/>
          <w:szCs w:val="30"/>
        </w:rPr>
      </w:pPr>
      <w:r>
        <w:rPr>
          <w:rFonts w:hint="eastAsia" w:ascii="宋体" w:hAnsi="宋体"/>
          <w:sz w:val="28"/>
          <w:szCs w:val="30"/>
        </w:rPr>
        <w:t>员工上班计划变更事件（</w:t>
      </w:r>
      <w:r>
        <w:rPr>
          <w:rFonts w:ascii="宋体" w:hAnsi="宋体"/>
          <w:sz w:val="28"/>
          <w:szCs w:val="30"/>
        </w:rPr>
        <w:t>SDUE</w:t>
      </w:r>
      <w:r>
        <w:rPr>
          <w:rFonts w:hint="eastAsia" w:ascii="宋体" w:hAnsi="宋体"/>
          <w:sz w:val="28"/>
          <w:szCs w:val="30"/>
        </w:rPr>
        <w:t>）</w:t>
      </w:r>
    </w:p>
    <w:p w14:paraId="1CD858B5">
      <w:pPr>
        <w:pStyle w:val="8"/>
        <w:widowControl w:val="0"/>
        <w:spacing w:line="360" w:lineRule="auto"/>
        <w:jc w:val="both"/>
        <w:rPr>
          <w:rFonts w:ascii="宋体"/>
          <w:szCs w:val="30"/>
        </w:rPr>
      </w:pPr>
      <w:r>
        <w:rPr>
          <w:rFonts w:ascii="宋体" w:hAnsi="宋体"/>
          <w:szCs w:val="30"/>
        </w:rPr>
        <w:t>SDUE</w:t>
      </w:r>
      <w:r>
        <w:rPr>
          <w:rFonts w:hint="eastAsia" w:ascii="宋体" w:hAnsi="宋体"/>
          <w:szCs w:val="30"/>
        </w:rPr>
        <w:t>消息说明</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6392"/>
      </w:tblGrid>
      <w:tr w14:paraId="285BE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4AE84E50">
            <w:pPr>
              <w:spacing w:before="156" w:beforeLines="50" w:line="300" w:lineRule="auto"/>
              <w:rPr>
                <w:sz w:val="18"/>
                <w:szCs w:val="18"/>
              </w:rPr>
            </w:pPr>
            <w:r>
              <w:rPr>
                <w:rFonts w:hint="eastAsia"/>
                <w:sz w:val="18"/>
                <w:szCs w:val="18"/>
              </w:rPr>
              <w:t>消息类型</w:t>
            </w:r>
            <w:r>
              <w:rPr>
                <w:sz w:val="18"/>
                <w:szCs w:val="18"/>
              </w:rPr>
              <w:t>TYPE</w:t>
            </w:r>
          </w:p>
        </w:tc>
        <w:tc>
          <w:tcPr>
            <w:tcW w:w="6392" w:type="dxa"/>
          </w:tcPr>
          <w:p w14:paraId="02AFE5A4">
            <w:pPr>
              <w:spacing w:before="156" w:beforeLines="50" w:line="300" w:lineRule="auto"/>
              <w:rPr>
                <w:b/>
                <w:sz w:val="18"/>
                <w:szCs w:val="18"/>
              </w:rPr>
            </w:pPr>
            <w:r>
              <w:rPr>
                <w:b/>
                <w:sz w:val="18"/>
                <w:szCs w:val="18"/>
              </w:rPr>
              <w:t>SDUE</w:t>
            </w:r>
          </w:p>
        </w:tc>
      </w:tr>
      <w:tr w14:paraId="6A089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41256621">
            <w:pPr>
              <w:spacing w:before="156" w:beforeLines="50" w:line="300" w:lineRule="auto"/>
              <w:rPr>
                <w:sz w:val="18"/>
                <w:szCs w:val="18"/>
              </w:rPr>
            </w:pPr>
            <w:r>
              <w:rPr>
                <w:rFonts w:hint="eastAsia"/>
                <w:sz w:val="18"/>
                <w:szCs w:val="18"/>
              </w:rPr>
              <w:t>应用场景及说明</w:t>
            </w:r>
          </w:p>
        </w:tc>
        <w:tc>
          <w:tcPr>
            <w:tcW w:w="6392" w:type="dxa"/>
          </w:tcPr>
          <w:p w14:paraId="4D4537F0">
            <w:pPr>
              <w:widowControl w:val="0"/>
              <w:numPr>
                <w:ilvl w:val="0"/>
                <w:numId w:val="2"/>
              </w:numPr>
              <w:spacing w:before="156" w:beforeLines="50" w:line="300" w:lineRule="auto"/>
              <w:jc w:val="both"/>
              <w:rPr>
                <w:sz w:val="18"/>
                <w:szCs w:val="18"/>
              </w:rPr>
            </w:pPr>
            <w:r>
              <w:rPr>
                <w:rFonts w:hint="eastAsia"/>
                <w:sz w:val="18"/>
                <w:szCs w:val="18"/>
              </w:rPr>
              <w:t>排班信息系统向其它接入系统传送变更的员工上班计划信息</w:t>
            </w:r>
          </w:p>
          <w:p w14:paraId="2059E935">
            <w:pPr>
              <w:widowControl w:val="0"/>
              <w:numPr>
                <w:ilvl w:val="0"/>
                <w:numId w:val="2"/>
              </w:numPr>
              <w:spacing w:before="156" w:beforeLines="50" w:line="300" w:lineRule="auto"/>
              <w:jc w:val="both"/>
              <w:rPr>
                <w:sz w:val="18"/>
                <w:szCs w:val="18"/>
              </w:rPr>
            </w:pPr>
            <w:r>
              <w:rPr>
                <w:rFonts w:hint="eastAsia"/>
                <w:sz w:val="18"/>
                <w:szCs w:val="18"/>
              </w:rPr>
              <w:t>消息大类型属于</w:t>
            </w:r>
            <w:r>
              <w:rPr>
                <w:sz w:val="18"/>
                <w:szCs w:val="18"/>
              </w:rPr>
              <w:t>PBME</w:t>
            </w:r>
            <w:r>
              <w:rPr>
                <w:rFonts w:hint="eastAsia"/>
                <w:sz w:val="18"/>
                <w:szCs w:val="18"/>
              </w:rPr>
              <w:t>，可以按照</w:t>
            </w:r>
            <w:r>
              <w:rPr>
                <w:sz w:val="18"/>
                <w:szCs w:val="18"/>
              </w:rPr>
              <w:t>PBME</w:t>
            </w:r>
            <w:r>
              <w:rPr>
                <w:rFonts w:hint="eastAsia"/>
                <w:sz w:val="18"/>
                <w:szCs w:val="18"/>
              </w:rPr>
              <w:t>来处理</w:t>
            </w:r>
          </w:p>
        </w:tc>
      </w:tr>
      <w:tr w14:paraId="64900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1E7E9AEE">
            <w:pPr>
              <w:spacing w:before="156" w:beforeLines="50" w:line="300" w:lineRule="auto"/>
              <w:rPr>
                <w:sz w:val="18"/>
                <w:szCs w:val="18"/>
              </w:rPr>
            </w:pPr>
            <w:r>
              <w:rPr>
                <w:rFonts w:hint="eastAsia"/>
                <w:sz w:val="18"/>
                <w:szCs w:val="18"/>
              </w:rPr>
              <w:t>优先级别</w:t>
            </w:r>
          </w:p>
        </w:tc>
        <w:tc>
          <w:tcPr>
            <w:tcW w:w="6392" w:type="dxa"/>
          </w:tcPr>
          <w:p w14:paraId="5F21DDE5">
            <w:pPr>
              <w:spacing w:before="156" w:beforeLines="50" w:line="300" w:lineRule="auto"/>
              <w:rPr>
                <w:sz w:val="18"/>
                <w:szCs w:val="18"/>
              </w:rPr>
            </w:pPr>
            <w:r>
              <w:rPr>
                <w:sz w:val="18"/>
                <w:szCs w:val="18"/>
              </w:rPr>
              <w:t>4</w:t>
            </w:r>
          </w:p>
        </w:tc>
      </w:tr>
      <w:tr w14:paraId="1E1B2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01B35B88">
            <w:pPr>
              <w:spacing w:before="156" w:beforeLines="50" w:line="300" w:lineRule="auto"/>
              <w:rPr>
                <w:sz w:val="18"/>
                <w:szCs w:val="18"/>
              </w:rPr>
            </w:pPr>
            <w:r>
              <w:rPr>
                <w:rFonts w:hint="eastAsia"/>
                <w:sz w:val="18"/>
                <w:szCs w:val="18"/>
              </w:rPr>
              <w:t>发送源</w:t>
            </w:r>
          </w:p>
        </w:tc>
        <w:tc>
          <w:tcPr>
            <w:tcW w:w="6392" w:type="dxa"/>
          </w:tcPr>
          <w:p w14:paraId="18EC5A3C">
            <w:pPr>
              <w:spacing w:before="156" w:beforeLines="50" w:line="300" w:lineRule="auto"/>
              <w:rPr>
                <w:sz w:val="18"/>
                <w:szCs w:val="18"/>
              </w:rPr>
            </w:pPr>
          </w:p>
        </w:tc>
      </w:tr>
    </w:tbl>
    <w:p w14:paraId="083FC179">
      <w:pPr>
        <w:pStyle w:val="8"/>
        <w:widowControl w:val="0"/>
        <w:spacing w:line="360" w:lineRule="auto"/>
        <w:jc w:val="both"/>
        <w:rPr>
          <w:rFonts w:ascii="宋体"/>
          <w:szCs w:val="30"/>
        </w:rPr>
      </w:pPr>
      <w:r>
        <w:rPr>
          <w:rFonts w:ascii="宋体" w:hAnsi="宋体"/>
          <w:szCs w:val="30"/>
        </w:rPr>
        <w:t>SDUE</w:t>
      </w:r>
      <w:r>
        <w:rPr>
          <w:rFonts w:hint="eastAsia" w:ascii="宋体" w:hAnsi="宋体"/>
          <w:szCs w:val="30"/>
        </w:rPr>
        <w:t>消息标签</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620"/>
        <w:gridCol w:w="1620"/>
        <w:gridCol w:w="1260"/>
        <w:gridCol w:w="720"/>
        <w:gridCol w:w="1754"/>
      </w:tblGrid>
      <w:tr w14:paraId="36653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E0E0E0"/>
          </w:tcPr>
          <w:p w14:paraId="5F8738BC">
            <w:pPr>
              <w:spacing w:before="156" w:beforeLines="50" w:line="300" w:lineRule="auto"/>
              <w:rPr>
                <w:sz w:val="18"/>
                <w:szCs w:val="18"/>
              </w:rPr>
            </w:pPr>
            <w:r>
              <w:rPr>
                <w:rFonts w:hint="eastAsia"/>
                <w:sz w:val="18"/>
                <w:szCs w:val="18"/>
              </w:rPr>
              <w:t>标签</w:t>
            </w:r>
            <w:r>
              <w:rPr>
                <w:sz w:val="18"/>
                <w:szCs w:val="18"/>
              </w:rPr>
              <w:t xml:space="preserve"> tag</w:t>
            </w:r>
          </w:p>
        </w:tc>
        <w:tc>
          <w:tcPr>
            <w:tcW w:w="1620" w:type="dxa"/>
            <w:shd w:val="clear" w:color="auto" w:fill="E0E0E0"/>
          </w:tcPr>
          <w:p w14:paraId="5F2B4D13">
            <w:pPr>
              <w:spacing w:before="156" w:beforeLines="50" w:line="300" w:lineRule="auto"/>
              <w:rPr>
                <w:sz w:val="18"/>
                <w:szCs w:val="18"/>
              </w:rPr>
            </w:pPr>
            <w:r>
              <w:rPr>
                <w:rFonts w:hint="eastAsia"/>
                <w:sz w:val="18"/>
                <w:szCs w:val="18"/>
              </w:rPr>
              <w:t>说明（是否必须，</w:t>
            </w:r>
            <w:r>
              <w:rPr>
                <w:sz w:val="18"/>
                <w:szCs w:val="18"/>
              </w:rPr>
              <w:t>M</w:t>
            </w:r>
            <w:r>
              <w:rPr>
                <w:rFonts w:hint="eastAsia"/>
                <w:sz w:val="18"/>
                <w:szCs w:val="18"/>
              </w:rPr>
              <w:t>代表必须，</w:t>
            </w:r>
            <w:r>
              <w:rPr>
                <w:sz w:val="18"/>
                <w:szCs w:val="18"/>
              </w:rPr>
              <w:t>O</w:t>
            </w:r>
            <w:r>
              <w:rPr>
                <w:rFonts w:hint="eastAsia"/>
                <w:sz w:val="18"/>
                <w:szCs w:val="18"/>
              </w:rPr>
              <w:t>代表可选）</w:t>
            </w:r>
          </w:p>
        </w:tc>
        <w:tc>
          <w:tcPr>
            <w:tcW w:w="1620" w:type="dxa"/>
            <w:shd w:val="clear" w:color="auto" w:fill="E0E0E0"/>
          </w:tcPr>
          <w:p w14:paraId="0CA87F6B">
            <w:pPr>
              <w:spacing w:before="156" w:beforeLines="50" w:line="300" w:lineRule="auto"/>
              <w:rPr>
                <w:sz w:val="18"/>
                <w:szCs w:val="18"/>
              </w:rPr>
            </w:pPr>
            <w:r>
              <w:rPr>
                <w:rFonts w:hint="eastAsia"/>
                <w:sz w:val="18"/>
                <w:szCs w:val="18"/>
              </w:rPr>
              <w:t>值类型和宽度</w:t>
            </w:r>
          </w:p>
        </w:tc>
        <w:tc>
          <w:tcPr>
            <w:tcW w:w="1260" w:type="dxa"/>
            <w:shd w:val="clear" w:color="auto" w:fill="E0E0E0"/>
          </w:tcPr>
          <w:p w14:paraId="1607443E">
            <w:pPr>
              <w:spacing w:before="156" w:beforeLines="50" w:line="300" w:lineRule="auto"/>
              <w:rPr>
                <w:sz w:val="18"/>
                <w:szCs w:val="18"/>
              </w:rPr>
            </w:pPr>
            <w:r>
              <w:rPr>
                <w:rFonts w:hint="eastAsia"/>
                <w:sz w:val="18"/>
                <w:szCs w:val="18"/>
              </w:rPr>
              <w:t>取值范围</w:t>
            </w:r>
          </w:p>
        </w:tc>
        <w:tc>
          <w:tcPr>
            <w:tcW w:w="720" w:type="dxa"/>
            <w:shd w:val="clear" w:color="auto" w:fill="E0E0E0"/>
          </w:tcPr>
          <w:p w14:paraId="31BBDDC9">
            <w:pPr>
              <w:spacing w:before="156" w:beforeLines="50" w:line="300" w:lineRule="auto"/>
              <w:rPr>
                <w:sz w:val="18"/>
                <w:szCs w:val="18"/>
              </w:rPr>
            </w:pPr>
            <w:r>
              <w:rPr>
                <w:rFonts w:hint="eastAsia"/>
                <w:sz w:val="18"/>
                <w:szCs w:val="18"/>
              </w:rPr>
              <w:t>样例</w:t>
            </w:r>
          </w:p>
        </w:tc>
        <w:tc>
          <w:tcPr>
            <w:tcW w:w="1754" w:type="dxa"/>
            <w:shd w:val="clear" w:color="auto" w:fill="E0E0E0"/>
          </w:tcPr>
          <w:p w14:paraId="0A40EE9F">
            <w:pPr>
              <w:spacing w:before="156" w:beforeLines="50" w:line="300" w:lineRule="auto"/>
              <w:rPr>
                <w:sz w:val="18"/>
                <w:szCs w:val="18"/>
              </w:rPr>
            </w:pPr>
            <w:r>
              <w:rPr>
                <w:rFonts w:hint="eastAsia"/>
                <w:sz w:val="18"/>
                <w:szCs w:val="18"/>
              </w:rPr>
              <w:t>备注</w:t>
            </w:r>
          </w:p>
        </w:tc>
      </w:tr>
      <w:tr w14:paraId="7DAA2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0974C051">
            <w:pPr>
              <w:spacing w:before="156" w:beforeLines="50" w:line="300" w:lineRule="auto"/>
              <w:rPr>
                <w:sz w:val="18"/>
                <w:szCs w:val="18"/>
              </w:rPr>
            </w:pPr>
            <w:r>
              <w:rPr>
                <w:rFonts w:hint="eastAsia"/>
                <w:sz w:val="18"/>
                <w:szCs w:val="18"/>
              </w:rPr>
              <w:t>消息头</w:t>
            </w:r>
          </w:p>
        </w:tc>
        <w:tc>
          <w:tcPr>
            <w:tcW w:w="1620" w:type="dxa"/>
            <w:shd w:val="clear" w:color="auto" w:fill="CCFFCC"/>
          </w:tcPr>
          <w:p w14:paraId="27EDCC06">
            <w:pPr>
              <w:spacing w:before="156" w:beforeLines="50" w:line="300" w:lineRule="auto"/>
              <w:rPr>
                <w:sz w:val="18"/>
                <w:szCs w:val="18"/>
              </w:rPr>
            </w:pPr>
          </w:p>
        </w:tc>
        <w:tc>
          <w:tcPr>
            <w:tcW w:w="1620" w:type="dxa"/>
            <w:shd w:val="clear" w:color="auto" w:fill="CCFFCC"/>
          </w:tcPr>
          <w:p w14:paraId="1E7BEA7C">
            <w:pPr>
              <w:spacing w:before="156" w:beforeLines="50" w:line="300" w:lineRule="auto"/>
              <w:rPr>
                <w:sz w:val="18"/>
                <w:szCs w:val="18"/>
              </w:rPr>
            </w:pPr>
          </w:p>
        </w:tc>
        <w:tc>
          <w:tcPr>
            <w:tcW w:w="1260" w:type="dxa"/>
            <w:shd w:val="clear" w:color="auto" w:fill="CCFFCC"/>
          </w:tcPr>
          <w:p w14:paraId="4E9E1D37">
            <w:pPr>
              <w:spacing w:before="156" w:beforeLines="50" w:line="300" w:lineRule="auto"/>
              <w:rPr>
                <w:sz w:val="18"/>
                <w:szCs w:val="18"/>
              </w:rPr>
            </w:pPr>
          </w:p>
        </w:tc>
        <w:tc>
          <w:tcPr>
            <w:tcW w:w="720" w:type="dxa"/>
            <w:shd w:val="clear" w:color="auto" w:fill="CCFFCC"/>
          </w:tcPr>
          <w:p w14:paraId="14F41CAE">
            <w:pPr>
              <w:spacing w:before="156" w:beforeLines="50" w:line="300" w:lineRule="auto"/>
              <w:rPr>
                <w:sz w:val="18"/>
                <w:szCs w:val="18"/>
              </w:rPr>
            </w:pPr>
          </w:p>
        </w:tc>
        <w:tc>
          <w:tcPr>
            <w:tcW w:w="1754" w:type="dxa"/>
            <w:shd w:val="clear" w:color="auto" w:fill="CCFFCC"/>
          </w:tcPr>
          <w:p w14:paraId="2F3A9E30">
            <w:pPr>
              <w:spacing w:before="156" w:beforeLines="50" w:line="300" w:lineRule="auto"/>
              <w:rPr>
                <w:sz w:val="18"/>
                <w:szCs w:val="18"/>
              </w:rPr>
            </w:pPr>
          </w:p>
        </w:tc>
      </w:tr>
      <w:tr w14:paraId="5031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12AB7A5">
            <w:pPr>
              <w:spacing w:before="156" w:beforeLines="50" w:line="300" w:lineRule="auto"/>
              <w:rPr>
                <w:sz w:val="18"/>
                <w:szCs w:val="18"/>
              </w:rPr>
            </w:pPr>
            <w:r>
              <w:rPr>
                <w:sz w:val="18"/>
                <w:szCs w:val="18"/>
              </w:rPr>
              <w:t>&lt;MSG&gt;</w:t>
            </w:r>
          </w:p>
        </w:tc>
        <w:tc>
          <w:tcPr>
            <w:tcW w:w="1620" w:type="dxa"/>
          </w:tcPr>
          <w:p w14:paraId="4DF2E68D">
            <w:pPr>
              <w:spacing w:before="156" w:beforeLines="50" w:line="300" w:lineRule="auto"/>
              <w:rPr>
                <w:sz w:val="18"/>
                <w:szCs w:val="18"/>
              </w:rPr>
            </w:pPr>
            <w:r>
              <w:rPr>
                <w:rFonts w:hint="eastAsia"/>
                <w:sz w:val="18"/>
                <w:szCs w:val="18"/>
              </w:rPr>
              <w:t>根标签</w:t>
            </w:r>
            <w:r>
              <w:rPr>
                <w:sz w:val="18"/>
                <w:szCs w:val="18"/>
              </w:rPr>
              <w:t>M</w:t>
            </w:r>
          </w:p>
        </w:tc>
        <w:tc>
          <w:tcPr>
            <w:tcW w:w="1620" w:type="dxa"/>
          </w:tcPr>
          <w:p w14:paraId="1604C445">
            <w:pPr>
              <w:spacing w:before="156" w:beforeLines="50" w:line="300" w:lineRule="auto"/>
              <w:rPr>
                <w:sz w:val="18"/>
                <w:szCs w:val="18"/>
              </w:rPr>
            </w:pPr>
            <w:r>
              <w:rPr>
                <w:sz w:val="18"/>
                <w:szCs w:val="18"/>
              </w:rPr>
              <w:t>N/A</w:t>
            </w:r>
          </w:p>
        </w:tc>
        <w:tc>
          <w:tcPr>
            <w:tcW w:w="1260" w:type="dxa"/>
          </w:tcPr>
          <w:p w14:paraId="239A4DF3">
            <w:pPr>
              <w:spacing w:before="156" w:beforeLines="50" w:line="300" w:lineRule="auto"/>
              <w:rPr>
                <w:sz w:val="18"/>
                <w:szCs w:val="18"/>
              </w:rPr>
            </w:pPr>
            <w:r>
              <w:rPr>
                <w:sz w:val="18"/>
                <w:szCs w:val="18"/>
              </w:rPr>
              <w:t>N/A</w:t>
            </w:r>
          </w:p>
        </w:tc>
        <w:tc>
          <w:tcPr>
            <w:tcW w:w="720" w:type="dxa"/>
          </w:tcPr>
          <w:p w14:paraId="61B60F06">
            <w:pPr>
              <w:spacing w:before="156" w:beforeLines="50" w:line="300" w:lineRule="auto"/>
              <w:rPr>
                <w:sz w:val="18"/>
                <w:szCs w:val="18"/>
              </w:rPr>
            </w:pPr>
            <w:r>
              <w:rPr>
                <w:sz w:val="18"/>
                <w:szCs w:val="18"/>
              </w:rPr>
              <w:t>N/A</w:t>
            </w:r>
          </w:p>
        </w:tc>
        <w:tc>
          <w:tcPr>
            <w:tcW w:w="1754" w:type="dxa"/>
          </w:tcPr>
          <w:p w14:paraId="3B74E449">
            <w:pPr>
              <w:spacing w:before="156" w:beforeLines="50" w:line="300" w:lineRule="auto"/>
              <w:rPr>
                <w:sz w:val="18"/>
                <w:szCs w:val="18"/>
              </w:rPr>
            </w:pPr>
            <w:r>
              <w:rPr>
                <w:sz w:val="18"/>
                <w:szCs w:val="18"/>
              </w:rPr>
              <w:t>N/A</w:t>
            </w:r>
          </w:p>
        </w:tc>
      </w:tr>
      <w:tr w14:paraId="7F3BE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B9E2A30">
            <w:pPr>
              <w:spacing w:before="156" w:beforeLines="50" w:line="300" w:lineRule="auto"/>
              <w:rPr>
                <w:sz w:val="18"/>
                <w:szCs w:val="18"/>
              </w:rPr>
            </w:pPr>
            <w:r>
              <w:rPr>
                <w:sz w:val="18"/>
                <w:szCs w:val="18"/>
              </w:rPr>
              <w:t>&lt;META&gt;</w:t>
            </w:r>
          </w:p>
        </w:tc>
        <w:tc>
          <w:tcPr>
            <w:tcW w:w="1620" w:type="dxa"/>
          </w:tcPr>
          <w:p w14:paraId="4E08873F">
            <w:pPr>
              <w:spacing w:before="156" w:beforeLines="50" w:line="300" w:lineRule="auto"/>
              <w:rPr>
                <w:sz w:val="18"/>
                <w:szCs w:val="18"/>
              </w:rPr>
            </w:pPr>
            <w:r>
              <w:rPr>
                <w:rFonts w:hint="eastAsia"/>
                <w:sz w:val="18"/>
                <w:szCs w:val="18"/>
              </w:rPr>
              <w:t>消息头标签</w:t>
            </w:r>
            <w:r>
              <w:rPr>
                <w:sz w:val="18"/>
                <w:szCs w:val="18"/>
              </w:rPr>
              <w:t>M</w:t>
            </w:r>
          </w:p>
        </w:tc>
        <w:tc>
          <w:tcPr>
            <w:tcW w:w="1620" w:type="dxa"/>
          </w:tcPr>
          <w:p w14:paraId="4F581C49">
            <w:pPr>
              <w:spacing w:before="156" w:beforeLines="50" w:line="300" w:lineRule="auto"/>
              <w:rPr>
                <w:sz w:val="18"/>
                <w:szCs w:val="18"/>
              </w:rPr>
            </w:pPr>
            <w:r>
              <w:rPr>
                <w:sz w:val="18"/>
                <w:szCs w:val="18"/>
              </w:rPr>
              <w:t>N/A</w:t>
            </w:r>
          </w:p>
        </w:tc>
        <w:tc>
          <w:tcPr>
            <w:tcW w:w="1260" w:type="dxa"/>
          </w:tcPr>
          <w:p w14:paraId="6608C0C9">
            <w:pPr>
              <w:spacing w:before="156" w:beforeLines="50" w:line="300" w:lineRule="auto"/>
              <w:rPr>
                <w:sz w:val="18"/>
                <w:szCs w:val="18"/>
              </w:rPr>
            </w:pPr>
            <w:r>
              <w:rPr>
                <w:sz w:val="18"/>
                <w:szCs w:val="18"/>
              </w:rPr>
              <w:t>N/A</w:t>
            </w:r>
          </w:p>
        </w:tc>
        <w:tc>
          <w:tcPr>
            <w:tcW w:w="720" w:type="dxa"/>
          </w:tcPr>
          <w:p w14:paraId="144F2140">
            <w:pPr>
              <w:spacing w:before="156" w:beforeLines="50" w:line="300" w:lineRule="auto"/>
              <w:rPr>
                <w:sz w:val="18"/>
                <w:szCs w:val="18"/>
              </w:rPr>
            </w:pPr>
            <w:r>
              <w:rPr>
                <w:sz w:val="18"/>
                <w:szCs w:val="18"/>
              </w:rPr>
              <w:t>N/A</w:t>
            </w:r>
          </w:p>
        </w:tc>
        <w:tc>
          <w:tcPr>
            <w:tcW w:w="1754" w:type="dxa"/>
          </w:tcPr>
          <w:p w14:paraId="13354362">
            <w:pPr>
              <w:spacing w:before="156" w:beforeLines="50" w:line="300" w:lineRule="auto"/>
              <w:rPr>
                <w:sz w:val="18"/>
                <w:szCs w:val="18"/>
              </w:rPr>
            </w:pPr>
            <w:r>
              <w:rPr>
                <w:sz w:val="18"/>
                <w:szCs w:val="18"/>
              </w:rPr>
              <w:t>N/A</w:t>
            </w:r>
          </w:p>
        </w:tc>
      </w:tr>
      <w:tr w14:paraId="7316B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4C41BD4">
            <w:pPr>
              <w:spacing w:before="156" w:beforeLines="50" w:line="300" w:lineRule="auto"/>
              <w:rPr>
                <w:sz w:val="18"/>
                <w:szCs w:val="18"/>
              </w:rPr>
            </w:pPr>
            <w:r>
              <w:rPr>
                <w:sz w:val="18"/>
                <w:szCs w:val="18"/>
              </w:rPr>
              <w:t>&lt;SNDR&gt;</w:t>
            </w:r>
          </w:p>
        </w:tc>
        <w:tc>
          <w:tcPr>
            <w:tcW w:w="1620" w:type="dxa"/>
          </w:tcPr>
          <w:p w14:paraId="7CD49570">
            <w:pPr>
              <w:spacing w:before="156" w:beforeLines="50" w:line="300" w:lineRule="auto"/>
              <w:rPr>
                <w:sz w:val="18"/>
                <w:szCs w:val="18"/>
              </w:rPr>
            </w:pPr>
            <w:r>
              <w:rPr>
                <w:rFonts w:hint="eastAsia"/>
                <w:sz w:val="18"/>
                <w:szCs w:val="18"/>
              </w:rPr>
              <w:t>消息发送者</w:t>
            </w:r>
            <w:r>
              <w:rPr>
                <w:sz w:val="18"/>
                <w:szCs w:val="18"/>
              </w:rPr>
              <w:t>M</w:t>
            </w:r>
          </w:p>
        </w:tc>
        <w:tc>
          <w:tcPr>
            <w:tcW w:w="1620" w:type="dxa"/>
          </w:tcPr>
          <w:p w14:paraId="1353D40A">
            <w:pPr>
              <w:spacing w:before="156" w:beforeLines="50" w:line="300" w:lineRule="auto"/>
              <w:rPr>
                <w:sz w:val="18"/>
                <w:szCs w:val="18"/>
              </w:rPr>
            </w:pPr>
            <w:r>
              <w:rPr>
                <w:sz w:val="18"/>
                <w:szCs w:val="18"/>
              </w:rPr>
              <w:t>S{1-4}</w:t>
            </w:r>
          </w:p>
        </w:tc>
        <w:tc>
          <w:tcPr>
            <w:tcW w:w="1260" w:type="dxa"/>
          </w:tcPr>
          <w:p w14:paraId="68C2A3E7">
            <w:pPr>
              <w:spacing w:before="156" w:beforeLines="50" w:line="300" w:lineRule="auto"/>
              <w:rPr>
                <w:sz w:val="18"/>
                <w:szCs w:val="18"/>
              </w:rPr>
            </w:pPr>
            <w:r>
              <w:rPr>
                <w:sz w:val="18"/>
                <w:szCs w:val="18"/>
              </w:rPr>
              <w:t>[0-9][a-z][A-Z]</w:t>
            </w:r>
          </w:p>
        </w:tc>
        <w:tc>
          <w:tcPr>
            <w:tcW w:w="720" w:type="dxa"/>
          </w:tcPr>
          <w:p w14:paraId="0A4D85C3">
            <w:pPr>
              <w:spacing w:before="156" w:beforeLines="50" w:line="300" w:lineRule="auto"/>
              <w:rPr>
                <w:sz w:val="18"/>
                <w:szCs w:val="18"/>
              </w:rPr>
            </w:pPr>
            <w:r>
              <w:rPr>
                <w:sz w:val="18"/>
                <w:szCs w:val="18"/>
              </w:rPr>
              <w:t>SCMS</w:t>
            </w:r>
          </w:p>
        </w:tc>
        <w:tc>
          <w:tcPr>
            <w:tcW w:w="1754" w:type="dxa"/>
          </w:tcPr>
          <w:p w14:paraId="3311DCE6">
            <w:pPr>
              <w:spacing w:before="156" w:beforeLines="50" w:line="300" w:lineRule="auto"/>
              <w:rPr>
                <w:sz w:val="18"/>
                <w:szCs w:val="18"/>
              </w:rPr>
            </w:pPr>
            <w:r>
              <w:rPr>
                <w:rFonts w:hint="eastAsia"/>
                <w:sz w:val="18"/>
                <w:szCs w:val="18"/>
              </w:rPr>
              <w:t>由集成方统一定义</w:t>
            </w:r>
          </w:p>
        </w:tc>
      </w:tr>
      <w:tr w14:paraId="19ABC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E17DFB7">
            <w:pPr>
              <w:spacing w:before="156" w:beforeLines="50" w:line="300" w:lineRule="auto"/>
              <w:rPr>
                <w:sz w:val="18"/>
                <w:szCs w:val="18"/>
              </w:rPr>
            </w:pPr>
            <w:r>
              <w:rPr>
                <w:sz w:val="18"/>
                <w:szCs w:val="18"/>
              </w:rPr>
              <w:t>&lt;RCVR&gt;</w:t>
            </w:r>
          </w:p>
        </w:tc>
        <w:tc>
          <w:tcPr>
            <w:tcW w:w="1620" w:type="dxa"/>
          </w:tcPr>
          <w:p w14:paraId="47B5FC59">
            <w:pPr>
              <w:spacing w:before="156" w:beforeLines="50" w:line="300" w:lineRule="auto"/>
              <w:rPr>
                <w:sz w:val="18"/>
                <w:szCs w:val="18"/>
              </w:rPr>
            </w:pPr>
            <w:r>
              <w:rPr>
                <w:rFonts w:hint="eastAsia"/>
                <w:sz w:val="18"/>
                <w:szCs w:val="18"/>
              </w:rPr>
              <w:t>消息接收者</w:t>
            </w:r>
            <w:r>
              <w:rPr>
                <w:sz w:val="18"/>
                <w:szCs w:val="18"/>
              </w:rPr>
              <w:t>M</w:t>
            </w:r>
          </w:p>
        </w:tc>
        <w:tc>
          <w:tcPr>
            <w:tcW w:w="1620" w:type="dxa"/>
          </w:tcPr>
          <w:p w14:paraId="17460B11">
            <w:pPr>
              <w:spacing w:before="156" w:beforeLines="50" w:line="300" w:lineRule="auto"/>
              <w:rPr>
                <w:sz w:val="18"/>
                <w:szCs w:val="18"/>
              </w:rPr>
            </w:pPr>
            <w:r>
              <w:rPr>
                <w:sz w:val="18"/>
                <w:szCs w:val="18"/>
              </w:rPr>
              <w:t>S{1-4}</w:t>
            </w:r>
          </w:p>
        </w:tc>
        <w:tc>
          <w:tcPr>
            <w:tcW w:w="1260" w:type="dxa"/>
          </w:tcPr>
          <w:p w14:paraId="0B5CDABD">
            <w:pPr>
              <w:spacing w:before="156" w:beforeLines="50" w:line="300" w:lineRule="auto"/>
              <w:rPr>
                <w:sz w:val="18"/>
                <w:szCs w:val="18"/>
              </w:rPr>
            </w:pPr>
            <w:r>
              <w:rPr>
                <w:sz w:val="18"/>
                <w:szCs w:val="18"/>
              </w:rPr>
              <w:t>[0-9][a-z][A-Z] | EMPTY</w:t>
            </w:r>
          </w:p>
        </w:tc>
        <w:tc>
          <w:tcPr>
            <w:tcW w:w="720" w:type="dxa"/>
          </w:tcPr>
          <w:p w14:paraId="6F7BAF65">
            <w:pPr>
              <w:spacing w:before="156" w:beforeLines="50" w:line="300" w:lineRule="auto"/>
              <w:rPr>
                <w:sz w:val="18"/>
                <w:szCs w:val="18"/>
              </w:rPr>
            </w:pPr>
            <w:r>
              <w:rPr>
                <w:sz w:val="18"/>
                <w:szCs w:val="18"/>
              </w:rPr>
              <w:t>OMMS</w:t>
            </w:r>
          </w:p>
        </w:tc>
        <w:tc>
          <w:tcPr>
            <w:tcW w:w="1754" w:type="dxa"/>
          </w:tcPr>
          <w:p w14:paraId="2BD40F15">
            <w:pPr>
              <w:spacing w:before="156" w:beforeLines="50" w:line="300" w:lineRule="auto"/>
              <w:rPr>
                <w:sz w:val="18"/>
                <w:szCs w:val="18"/>
              </w:rPr>
            </w:pPr>
            <w:r>
              <w:rPr>
                <w:rFonts w:hint="eastAsia"/>
                <w:sz w:val="18"/>
                <w:szCs w:val="18"/>
              </w:rPr>
              <w:t>由集成方统一定义</w:t>
            </w:r>
          </w:p>
        </w:tc>
      </w:tr>
      <w:tr w14:paraId="31733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4D98F26">
            <w:pPr>
              <w:spacing w:before="156" w:beforeLines="50" w:line="300" w:lineRule="auto"/>
              <w:rPr>
                <w:sz w:val="18"/>
                <w:szCs w:val="18"/>
              </w:rPr>
            </w:pPr>
            <w:r>
              <w:rPr>
                <w:sz w:val="18"/>
                <w:szCs w:val="18"/>
              </w:rPr>
              <w:t>&lt;SEQN&gt;</w:t>
            </w:r>
          </w:p>
        </w:tc>
        <w:tc>
          <w:tcPr>
            <w:tcW w:w="1620" w:type="dxa"/>
          </w:tcPr>
          <w:p w14:paraId="1A9DC145">
            <w:pPr>
              <w:spacing w:before="156" w:beforeLines="50" w:line="300" w:lineRule="auto"/>
              <w:rPr>
                <w:sz w:val="18"/>
                <w:szCs w:val="18"/>
              </w:rPr>
            </w:pPr>
            <w:r>
              <w:rPr>
                <w:rFonts w:hint="eastAsia"/>
                <w:sz w:val="18"/>
                <w:szCs w:val="18"/>
              </w:rPr>
              <w:t>消息序号</w:t>
            </w:r>
            <w:r>
              <w:rPr>
                <w:sz w:val="18"/>
                <w:szCs w:val="18"/>
              </w:rPr>
              <w:t>M</w:t>
            </w:r>
          </w:p>
        </w:tc>
        <w:tc>
          <w:tcPr>
            <w:tcW w:w="1620" w:type="dxa"/>
          </w:tcPr>
          <w:p w14:paraId="112E3034">
            <w:pPr>
              <w:spacing w:before="156" w:beforeLines="50" w:line="300" w:lineRule="auto"/>
              <w:rPr>
                <w:sz w:val="18"/>
                <w:szCs w:val="18"/>
              </w:rPr>
            </w:pPr>
            <w:r>
              <w:rPr>
                <w:sz w:val="18"/>
                <w:szCs w:val="18"/>
              </w:rPr>
              <w:t>N{1-6}</w:t>
            </w:r>
          </w:p>
        </w:tc>
        <w:tc>
          <w:tcPr>
            <w:tcW w:w="1260" w:type="dxa"/>
          </w:tcPr>
          <w:p w14:paraId="231815C9">
            <w:pPr>
              <w:spacing w:before="156" w:beforeLines="50" w:line="300" w:lineRule="auto"/>
              <w:rPr>
                <w:sz w:val="18"/>
                <w:szCs w:val="18"/>
              </w:rPr>
            </w:pPr>
            <w:r>
              <w:rPr>
                <w:sz w:val="18"/>
                <w:szCs w:val="18"/>
              </w:rPr>
              <w:t>1-999999</w:t>
            </w:r>
          </w:p>
        </w:tc>
        <w:tc>
          <w:tcPr>
            <w:tcW w:w="720" w:type="dxa"/>
          </w:tcPr>
          <w:p w14:paraId="14A6738F">
            <w:pPr>
              <w:spacing w:before="156" w:beforeLines="50" w:line="300" w:lineRule="auto"/>
              <w:rPr>
                <w:sz w:val="18"/>
                <w:szCs w:val="18"/>
              </w:rPr>
            </w:pPr>
            <w:r>
              <w:rPr>
                <w:sz w:val="18"/>
                <w:szCs w:val="18"/>
              </w:rPr>
              <w:t>1111</w:t>
            </w:r>
          </w:p>
        </w:tc>
        <w:tc>
          <w:tcPr>
            <w:tcW w:w="1754" w:type="dxa"/>
          </w:tcPr>
          <w:p w14:paraId="19501DAB">
            <w:pPr>
              <w:spacing w:before="156" w:beforeLines="50" w:line="300" w:lineRule="auto"/>
              <w:rPr>
                <w:sz w:val="18"/>
                <w:szCs w:val="18"/>
              </w:rPr>
            </w:pPr>
            <w:r>
              <w:rPr>
                <w:rFonts w:hint="eastAsia"/>
                <w:sz w:val="18"/>
                <w:szCs w:val="18"/>
              </w:rPr>
              <w:t>取整数，最小值为１，最大值为</w:t>
            </w:r>
            <w:r>
              <w:rPr>
                <w:sz w:val="18"/>
                <w:szCs w:val="18"/>
              </w:rPr>
              <w:t>999999,</w:t>
            </w:r>
            <w:r>
              <w:rPr>
                <w:rFonts w:hint="eastAsia"/>
                <w:sz w:val="18"/>
                <w:szCs w:val="18"/>
              </w:rPr>
              <w:t>达到最大值时循环使用。</w:t>
            </w:r>
          </w:p>
        </w:tc>
      </w:tr>
      <w:tr w14:paraId="7B3A1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50EB734">
            <w:pPr>
              <w:spacing w:before="156" w:beforeLines="50" w:line="300" w:lineRule="auto"/>
              <w:rPr>
                <w:sz w:val="18"/>
                <w:szCs w:val="18"/>
              </w:rPr>
            </w:pPr>
            <w:r>
              <w:rPr>
                <w:sz w:val="18"/>
                <w:szCs w:val="18"/>
              </w:rPr>
              <w:t>&lt;DDTM&gt;</w:t>
            </w:r>
          </w:p>
        </w:tc>
        <w:tc>
          <w:tcPr>
            <w:tcW w:w="1620" w:type="dxa"/>
          </w:tcPr>
          <w:p w14:paraId="7F9E849E">
            <w:pPr>
              <w:spacing w:before="156" w:beforeLines="50" w:line="300" w:lineRule="auto"/>
              <w:rPr>
                <w:sz w:val="18"/>
                <w:szCs w:val="18"/>
              </w:rPr>
            </w:pPr>
            <w:r>
              <w:rPr>
                <w:rFonts w:hint="eastAsia"/>
                <w:sz w:val="18"/>
                <w:szCs w:val="18"/>
              </w:rPr>
              <w:t>发送时间</w:t>
            </w:r>
            <w:r>
              <w:rPr>
                <w:sz w:val="18"/>
                <w:szCs w:val="18"/>
              </w:rPr>
              <w:t>M</w:t>
            </w:r>
          </w:p>
        </w:tc>
        <w:tc>
          <w:tcPr>
            <w:tcW w:w="1620" w:type="dxa"/>
          </w:tcPr>
          <w:p w14:paraId="0B1C07D0">
            <w:pPr>
              <w:spacing w:before="156" w:beforeLines="50" w:line="300" w:lineRule="auto"/>
              <w:rPr>
                <w:sz w:val="18"/>
                <w:szCs w:val="18"/>
              </w:rPr>
            </w:pPr>
            <w:r>
              <w:rPr>
                <w:sz w:val="18"/>
                <w:szCs w:val="18"/>
              </w:rPr>
              <w:t>DT{1-14}/DTF(yyyyMMddHHmmss)</w:t>
            </w:r>
          </w:p>
        </w:tc>
        <w:tc>
          <w:tcPr>
            <w:tcW w:w="1260" w:type="dxa"/>
          </w:tcPr>
          <w:p w14:paraId="197979E1">
            <w:pPr>
              <w:spacing w:before="156" w:beforeLines="50" w:line="300" w:lineRule="auto"/>
              <w:rPr>
                <w:sz w:val="18"/>
                <w:szCs w:val="18"/>
              </w:rPr>
            </w:pPr>
            <w:r>
              <w:rPr>
                <w:sz w:val="18"/>
                <w:szCs w:val="18"/>
              </w:rPr>
              <w:t>N/A</w:t>
            </w:r>
          </w:p>
        </w:tc>
        <w:tc>
          <w:tcPr>
            <w:tcW w:w="720" w:type="dxa"/>
          </w:tcPr>
          <w:p w14:paraId="31F509EB">
            <w:pPr>
              <w:spacing w:before="156" w:beforeLines="50" w:line="300" w:lineRule="auto"/>
              <w:rPr>
                <w:sz w:val="18"/>
                <w:szCs w:val="18"/>
              </w:rPr>
            </w:pPr>
            <w:r>
              <w:rPr>
                <w:sz w:val="18"/>
                <w:szCs w:val="18"/>
              </w:rPr>
              <w:t>20100103211034</w:t>
            </w:r>
          </w:p>
        </w:tc>
        <w:tc>
          <w:tcPr>
            <w:tcW w:w="1754" w:type="dxa"/>
          </w:tcPr>
          <w:p w14:paraId="1F2DC8A5">
            <w:pPr>
              <w:spacing w:before="156" w:beforeLines="50" w:line="300" w:lineRule="auto"/>
              <w:rPr>
                <w:sz w:val="18"/>
                <w:szCs w:val="18"/>
              </w:rPr>
            </w:pPr>
            <w:r>
              <w:rPr>
                <w:sz w:val="18"/>
                <w:szCs w:val="18"/>
              </w:rPr>
              <w:t>N/A</w:t>
            </w:r>
          </w:p>
        </w:tc>
      </w:tr>
      <w:tr w14:paraId="7A121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52FE82AA">
            <w:pPr>
              <w:spacing w:before="156" w:beforeLines="50" w:line="300" w:lineRule="auto"/>
              <w:rPr>
                <w:sz w:val="18"/>
                <w:szCs w:val="18"/>
              </w:rPr>
            </w:pPr>
            <w:r>
              <w:rPr>
                <w:sz w:val="18"/>
                <w:szCs w:val="18"/>
              </w:rPr>
              <w:t>&lt;TYPE&gt;</w:t>
            </w:r>
          </w:p>
        </w:tc>
        <w:tc>
          <w:tcPr>
            <w:tcW w:w="1620" w:type="dxa"/>
            <w:shd w:val="clear" w:color="auto" w:fill="FFFFFF"/>
          </w:tcPr>
          <w:p w14:paraId="51C6A470">
            <w:pPr>
              <w:spacing w:before="156" w:beforeLines="50" w:line="300" w:lineRule="auto"/>
              <w:rPr>
                <w:sz w:val="18"/>
                <w:szCs w:val="18"/>
              </w:rPr>
            </w:pPr>
            <w:r>
              <w:rPr>
                <w:rFonts w:hint="eastAsia"/>
                <w:sz w:val="18"/>
                <w:szCs w:val="18"/>
              </w:rPr>
              <w:t>消息类别</w:t>
            </w:r>
            <w:r>
              <w:rPr>
                <w:sz w:val="18"/>
                <w:szCs w:val="18"/>
              </w:rPr>
              <w:t>M</w:t>
            </w:r>
          </w:p>
        </w:tc>
        <w:tc>
          <w:tcPr>
            <w:tcW w:w="1620" w:type="dxa"/>
            <w:shd w:val="clear" w:color="auto" w:fill="FFFFFF"/>
          </w:tcPr>
          <w:p w14:paraId="64B21F68">
            <w:pPr>
              <w:spacing w:before="156" w:beforeLines="50" w:line="300" w:lineRule="auto"/>
              <w:rPr>
                <w:sz w:val="18"/>
                <w:szCs w:val="18"/>
              </w:rPr>
            </w:pPr>
            <w:r>
              <w:rPr>
                <w:sz w:val="18"/>
                <w:szCs w:val="18"/>
              </w:rPr>
              <w:t>S{1-4}</w:t>
            </w:r>
          </w:p>
        </w:tc>
        <w:tc>
          <w:tcPr>
            <w:tcW w:w="1260" w:type="dxa"/>
            <w:shd w:val="clear" w:color="auto" w:fill="FFFFFF"/>
          </w:tcPr>
          <w:p w14:paraId="37233EE6">
            <w:pPr>
              <w:spacing w:before="156" w:beforeLines="50" w:line="300" w:lineRule="auto"/>
              <w:rPr>
                <w:sz w:val="18"/>
                <w:szCs w:val="18"/>
              </w:rPr>
            </w:pPr>
            <w:r>
              <w:rPr>
                <w:sz w:val="18"/>
                <w:szCs w:val="18"/>
              </w:rPr>
              <w:t>[0-9][a-z][A-Z]</w:t>
            </w:r>
          </w:p>
        </w:tc>
        <w:tc>
          <w:tcPr>
            <w:tcW w:w="720" w:type="dxa"/>
            <w:shd w:val="clear" w:color="auto" w:fill="FFFFFF"/>
          </w:tcPr>
          <w:p w14:paraId="0839F542">
            <w:pPr>
              <w:spacing w:before="156" w:beforeLines="50" w:line="300" w:lineRule="auto"/>
              <w:rPr>
                <w:sz w:val="18"/>
                <w:szCs w:val="18"/>
              </w:rPr>
            </w:pPr>
            <w:r>
              <w:rPr>
                <w:sz w:val="18"/>
                <w:szCs w:val="18"/>
              </w:rPr>
              <w:t>PBME</w:t>
            </w:r>
          </w:p>
        </w:tc>
        <w:tc>
          <w:tcPr>
            <w:tcW w:w="1754" w:type="dxa"/>
            <w:shd w:val="clear" w:color="auto" w:fill="FFFFFF"/>
          </w:tcPr>
          <w:p w14:paraId="48B0C493">
            <w:pPr>
              <w:spacing w:before="156" w:beforeLines="50" w:line="300" w:lineRule="auto"/>
              <w:rPr>
                <w:sz w:val="18"/>
                <w:szCs w:val="18"/>
              </w:rPr>
            </w:pPr>
            <w:r>
              <w:rPr>
                <w:sz w:val="18"/>
                <w:szCs w:val="18"/>
              </w:rPr>
              <w:t>N/A</w:t>
            </w:r>
          </w:p>
        </w:tc>
      </w:tr>
      <w:tr w14:paraId="7F6CD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2D87F589">
            <w:pPr>
              <w:spacing w:before="156" w:beforeLines="50" w:line="300" w:lineRule="auto"/>
              <w:rPr>
                <w:sz w:val="18"/>
                <w:szCs w:val="18"/>
              </w:rPr>
            </w:pPr>
            <w:r>
              <w:rPr>
                <w:sz w:val="18"/>
                <w:szCs w:val="18"/>
              </w:rPr>
              <w:t>&lt;STYP&gt;</w:t>
            </w:r>
          </w:p>
        </w:tc>
        <w:tc>
          <w:tcPr>
            <w:tcW w:w="1620" w:type="dxa"/>
            <w:shd w:val="clear" w:color="auto" w:fill="FFFFFF"/>
          </w:tcPr>
          <w:p w14:paraId="357A51B5">
            <w:pPr>
              <w:spacing w:before="156" w:beforeLines="50" w:line="300" w:lineRule="auto"/>
              <w:rPr>
                <w:sz w:val="18"/>
                <w:szCs w:val="18"/>
              </w:rPr>
            </w:pPr>
            <w:r>
              <w:rPr>
                <w:rFonts w:hint="eastAsia"/>
                <w:sz w:val="18"/>
                <w:szCs w:val="18"/>
              </w:rPr>
              <w:t>消息类型</w:t>
            </w:r>
            <w:r>
              <w:rPr>
                <w:sz w:val="18"/>
                <w:szCs w:val="18"/>
              </w:rPr>
              <w:t>M</w:t>
            </w:r>
          </w:p>
        </w:tc>
        <w:tc>
          <w:tcPr>
            <w:tcW w:w="1620" w:type="dxa"/>
            <w:shd w:val="clear" w:color="auto" w:fill="FFFFFF"/>
          </w:tcPr>
          <w:p w14:paraId="32AA8A9B">
            <w:pPr>
              <w:spacing w:before="156" w:beforeLines="50" w:line="300" w:lineRule="auto"/>
              <w:rPr>
                <w:sz w:val="18"/>
                <w:szCs w:val="18"/>
              </w:rPr>
            </w:pPr>
            <w:r>
              <w:rPr>
                <w:sz w:val="18"/>
                <w:szCs w:val="18"/>
              </w:rPr>
              <w:t>S{1-4}</w:t>
            </w:r>
          </w:p>
        </w:tc>
        <w:tc>
          <w:tcPr>
            <w:tcW w:w="1260" w:type="dxa"/>
            <w:shd w:val="clear" w:color="auto" w:fill="FFFFFF"/>
          </w:tcPr>
          <w:p w14:paraId="0F848CC2">
            <w:pPr>
              <w:spacing w:before="156" w:beforeLines="50" w:line="300" w:lineRule="auto"/>
              <w:rPr>
                <w:sz w:val="18"/>
                <w:szCs w:val="18"/>
              </w:rPr>
            </w:pPr>
            <w:r>
              <w:rPr>
                <w:sz w:val="18"/>
                <w:szCs w:val="18"/>
              </w:rPr>
              <w:t>[0-9][a-z][A-Z]</w:t>
            </w:r>
          </w:p>
        </w:tc>
        <w:tc>
          <w:tcPr>
            <w:tcW w:w="720" w:type="dxa"/>
            <w:shd w:val="clear" w:color="auto" w:fill="FFFFFF"/>
          </w:tcPr>
          <w:p w14:paraId="32B3B337">
            <w:pPr>
              <w:spacing w:before="156" w:beforeLines="50" w:line="300" w:lineRule="auto"/>
              <w:rPr>
                <w:sz w:val="18"/>
                <w:szCs w:val="18"/>
              </w:rPr>
            </w:pPr>
            <w:r>
              <w:rPr>
                <w:sz w:val="18"/>
                <w:szCs w:val="18"/>
              </w:rPr>
              <w:t>SDUE</w:t>
            </w:r>
          </w:p>
        </w:tc>
        <w:tc>
          <w:tcPr>
            <w:tcW w:w="1754" w:type="dxa"/>
            <w:shd w:val="clear" w:color="auto" w:fill="FFFFFF"/>
          </w:tcPr>
          <w:p w14:paraId="7645542A">
            <w:pPr>
              <w:spacing w:before="156" w:beforeLines="50" w:line="300" w:lineRule="auto"/>
              <w:rPr>
                <w:sz w:val="18"/>
                <w:szCs w:val="18"/>
              </w:rPr>
            </w:pPr>
            <w:r>
              <w:rPr>
                <w:sz w:val="18"/>
                <w:szCs w:val="18"/>
              </w:rPr>
              <w:t>N/A</w:t>
            </w:r>
          </w:p>
        </w:tc>
      </w:tr>
      <w:tr w14:paraId="465F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59D8CE02">
            <w:pPr>
              <w:spacing w:before="156" w:beforeLines="50" w:line="300" w:lineRule="auto"/>
              <w:rPr>
                <w:sz w:val="18"/>
                <w:szCs w:val="18"/>
              </w:rPr>
            </w:pPr>
          </w:p>
        </w:tc>
        <w:tc>
          <w:tcPr>
            <w:tcW w:w="1620" w:type="dxa"/>
            <w:shd w:val="clear" w:color="auto" w:fill="CCFFCC"/>
          </w:tcPr>
          <w:p w14:paraId="7794AD0B">
            <w:pPr>
              <w:spacing w:before="156" w:beforeLines="50" w:line="300" w:lineRule="auto"/>
              <w:rPr>
                <w:sz w:val="18"/>
                <w:szCs w:val="18"/>
              </w:rPr>
            </w:pPr>
          </w:p>
        </w:tc>
        <w:tc>
          <w:tcPr>
            <w:tcW w:w="1620" w:type="dxa"/>
            <w:shd w:val="clear" w:color="auto" w:fill="CCFFCC"/>
          </w:tcPr>
          <w:p w14:paraId="526C1CEE">
            <w:pPr>
              <w:spacing w:before="156" w:beforeLines="50" w:line="300" w:lineRule="auto"/>
              <w:rPr>
                <w:sz w:val="18"/>
                <w:szCs w:val="18"/>
              </w:rPr>
            </w:pPr>
          </w:p>
        </w:tc>
        <w:tc>
          <w:tcPr>
            <w:tcW w:w="1260" w:type="dxa"/>
            <w:shd w:val="clear" w:color="auto" w:fill="CCFFCC"/>
          </w:tcPr>
          <w:p w14:paraId="5AD5DBCC">
            <w:pPr>
              <w:spacing w:before="156" w:beforeLines="50" w:line="300" w:lineRule="auto"/>
              <w:rPr>
                <w:sz w:val="18"/>
                <w:szCs w:val="18"/>
              </w:rPr>
            </w:pPr>
          </w:p>
        </w:tc>
        <w:tc>
          <w:tcPr>
            <w:tcW w:w="720" w:type="dxa"/>
            <w:shd w:val="clear" w:color="auto" w:fill="CCFFCC"/>
          </w:tcPr>
          <w:p w14:paraId="7126EB02">
            <w:pPr>
              <w:spacing w:before="156" w:beforeLines="50" w:line="300" w:lineRule="auto"/>
              <w:rPr>
                <w:sz w:val="18"/>
                <w:szCs w:val="18"/>
              </w:rPr>
            </w:pPr>
          </w:p>
        </w:tc>
        <w:tc>
          <w:tcPr>
            <w:tcW w:w="1754" w:type="dxa"/>
            <w:shd w:val="clear" w:color="auto" w:fill="CCFFCC"/>
          </w:tcPr>
          <w:p w14:paraId="5459BEB7">
            <w:pPr>
              <w:spacing w:before="156" w:beforeLines="50" w:line="300" w:lineRule="auto"/>
              <w:rPr>
                <w:sz w:val="18"/>
                <w:szCs w:val="18"/>
              </w:rPr>
            </w:pPr>
          </w:p>
        </w:tc>
      </w:tr>
      <w:tr w14:paraId="5151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24BFD6D0">
            <w:pPr>
              <w:spacing w:before="156" w:beforeLines="50" w:line="300" w:lineRule="auto"/>
              <w:rPr>
                <w:sz w:val="18"/>
                <w:szCs w:val="18"/>
              </w:rPr>
            </w:pPr>
            <w:r>
              <w:rPr>
                <w:sz w:val="18"/>
                <w:szCs w:val="18"/>
              </w:rPr>
              <w:t>&lt;SCDT&gt;</w:t>
            </w:r>
          </w:p>
        </w:tc>
        <w:tc>
          <w:tcPr>
            <w:tcW w:w="1620" w:type="dxa"/>
          </w:tcPr>
          <w:p w14:paraId="658B14C3">
            <w:pPr>
              <w:spacing w:before="156" w:beforeLines="50" w:line="300" w:lineRule="auto"/>
              <w:rPr>
                <w:sz w:val="18"/>
                <w:szCs w:val="18"/>
              </w:rPr>
            </w:pPr>
            <w:r>
              <w:rPr>
                <w:rFonts w:hint="eastAsia"/>
                <w:sz w:val="18"/>
                <w:szCs w:val="18"/>
              </w:rPr>
              <w:t>员工上班计划信息标签</w:t>
            </w:r>
            <w:r>
              <w:rPr>
                <w:sz w:val="18"/>
                <w:szCs w:val="18"/>
              </w:rPr>
              <w:t>M</w:t>
            </w:r>
          </w:p>
        </w:tc>
        <w:tc>
          <w:tcPr>
            <w:tcW w:w="1620" w:type="dxa"/>
          </w:tcPr>
          <w:p w14:paraId="7A0DEA19">
            <w:pPr>
              <w:spacing w:before="156" w:beforeLines="50" w:line="300" w:lineRule="auto"/>
              <w:rPr>
                <w:sz w:val="18"/>
                <w:szCs w:val="18"/>
              </w:rPr>
            </w:pPr>
            <w:r>
              <w:rPr>
                <w:sz w:val="18"/>
                <w:szCs w:val="18"/>
              </w:rPr>
              <w:t>N/A</w:t>
            </w:r>
          </w:p>
        </w:tc>
        <w:tc>
          <w:tcPr>
            <w:tcW w:w="1260" w:type="dxa"/>
          </w:tcPr>
          <w:p w14:paraId="250E407E">
            <w:pPr>
              <w:spacing w:before="156" w:beforeLines="50" w:line="300" w:lineRule="auto"/>
              <w:rPr>
                <w:sz w:val="18"/>
                <w:szCs w:val="18"/>
              </w:rPr>
            </w:pPr>
            <w:r>
              <w:rPr>
                <w:sz w:val="18"/>
                <w:szCs w:val="18"/>
              </w:rPr>
              <w:t>N/A</w:t>
            </w:r>
          </w:p>
        </w:tc>
        <w:tc>
          <w:tcPr>
            <w:tcW w:w="720" w:type="dxa"/>
          </w:tcPr>
          <w:p w14:paraId="1C51E57E">
            <w:pPr>
              <w:spacing w:before="156" w:beforeLines="50" w:line="300" w:lineRule="auto"/>
              <w:rPr>
                <w:sz w:val="18"/>
                <w:szCs w:val="18"/>
              </w:rPr>
            </w:pPr>
            <w:r>
              <w:rPr>
                <w:sz w:val="18"/>
                <w:szCs w:val="18"/>
              </w:rPr>
              <w:t>N/A</w:t>
            </w:r>
          </w:p>
        </w:tc>
        <w:tc>
          <w:tcPr>
            <w:tcW w:w="1754" w:type="dxa"/>
          </w:tcPr>
          <w:p w14:paraId="1640107D">
            <w:pPr>
              <w:spacing w:before="156" w:beforeLines="50" w:line="300" w:lineRule="auto"/>
              <w:rPr>
                <w:sz w:val="18"/>
                <w:szCs w:val="18"/>
              </w:rPr>
            </w:pPr>
            <w:r>
              <w:rPr>
                <w:rFonts w:hint="eastAsia"/>
                <w:sz w:val="18"/>
                <w:szCs w:val="18"/>
              </w:rPr>
              <w:t>参考SDIE</w:t>
            </w:r>
            <w:r>
              <w:rPr>
                <w:sz w:val="18"/>
                <w:szCs w:val="18"/>
              </w:rPr>
              <w:t>的</w:t>
            </w:r>
            <w:r>
              <w:rPr>
                <w:rFonts w:hint="eastAsia"/>
                <w:sz w:val="18"/>
                <w:szCs w:val="18"/>
              </w:rPr>
              <w:t>&lt;</w:t>
            </w:r>
            <w:r>
              <w:rPr>
                <w:sz w:val="18"/>
                <w:szCs w:val="18"/>
              </w:rPr>
              <w:t>SCDT&gt;标签组</w:t>
            </w:r>
          </w:p>
        </w:tc>
      </w:tr>
    </w:tbl>
    <w:p w14:paraId="70458562">
      <w:pPr>
        <w:pStyle w:val="8"/>
        <w:widowControl w:val="0"/>
        <w:spacing w:line="360" w:lineRule="auto"/>
        <w:jc w:val="both"/>
        <w:rPr>
          <w:rFonts w:ascii="宋体"/>
          <w:szCs w:val="30"/>
        </w:rPr>
      </w:pPr>
      <w:r>
        <w:rPr>
          <w:rFonts w:ascii="宋体" w:hAnsi="宋体"/>
          <w:szCs w:val="30"/>
        </w:rPr>
        <w:t>XML</w:t>
      </w:r>
      <w:r>
        <w:rPr>
          <w:rFonts w:hint="eastAsia" w:ascii="宋体" w:hAnsi="宋体"/>
          <w:szCs w:val="30"/>
        </w:rPr>
        <w:t>样例</w:t>
      </w:r>
    </w:p>
    <w:p w14:paraId="7A6636CE">
      <w:pPr>
        <w:rPr>
          <w:rFonts w:hint="eastAsia"/>
        </w:rPr>
      </w:pPr>
      <w:r>
        <w:t>&lt;?xml version="1.0" encoding="UTF-8"?&gt;</w:t>
      </w:r>
      <w:r>
        <w:br w:type="textWrapping"/>
      </w:r>
      <w:r>
        <w:t>&lt;MSG&gt;</w:t>
      </w:r>
      <w:r>
        <w:br w:type="textWrapping"/>
      </w:r>
      <w:r>
        <w:t>    &lt;META&gt;</w:t>
      </w:r>
      <w:r>
        <w:br w:type="textWrapping"/>
      </w:r>
      <w:r>
        <w:t>        &lt;SNDR&gt;SCMS&lt;/SNDR&gt;</w:t>
      </w:r>
      <w:r>
        <w:br w:type="textWrapping"/>
      </w:r>
      <w:r>
        <w:t>        &lt;RCVR&gt;&lt;/RCVR&gt;</w:t>
      </w:r>
      <w:r>
        <w:br w:type="textWrapping"/>
      </w:r>
      <w:r>
        <w:t>        &lt;SEQN&gt;1&lt;/SEQN&gt;</w:t>
      </w:r>
      <w:r>
        <w:br w:type="textWrapping"/>
      </w:r>
      <w:r>
        <w:t>        &lt;DDTM&gt;2010010223000&lt;/DDTM&gt;</w:t>
      </w:r>
      <w:r>
        <w:br w:type="textWrapping"/>
      </w:r>
      <w:r>
        <w:t>        &lt;TYPE&gt;PBME&lt;/TYPE&gt;</w:t>
      </w:r>
      <w:r>
        <w:br w:type="textWrapping"/>
      </w:r>
      <w:r>
        <w:t>        &lt;STYP&gt;SDUE&lt;/STYP&gt;</w:t>
      </w:r>
      <w:r>
        <w:br w:type="textWrapping"/>
      </w:r>
      <w:r>
        <w:t>    &lt;/META&gt;</w:t>
      </w:r>
      <w:r>
        <w:br w:type="textWrapping"/>
      </w:r>
      <w:r>
        <w:t>    &lt;SCDT&gt;</w:t>
      </w:r>
      <w:r>
        <w:br w:type="textWrapping"/>
      </w:r>
      <w:r>
        <w:t>        &lt;ID&gt;101098&lt;/ID&gt;</w:t>
      </w:r>
      <w:r>
        <w:br w:type="textWrapping"/>
      </w:r>
      <w:r>
        <w:t>        &lt;CODE&gt;101098&lt;/CODE&gt;</w:t>
      </w:r>
      <w:r>
        <w:br w:type="textWrapping"/>
      </w:r>
      <w:r>
        <w:t>        </w:t>
      </w:r>
      <w:r>
        <w:rPr>
          <w:rFonts w:hint="eastAsia"/>
        </w:rPr>
        <w:t>&lt;NAME&gt;张三&lt;/NAME&gt;</w:t>
      </w:r>
    </w:p>
    <w:p w14:paraId="381E4D0A">
      <w:pPr>
        <w:ind w:firstLine="1920" w:firstLineChars="800"/>
        <w:rPr>
          <w:rFonts w:hint="eastAsia"/>
          <w:lang w:val="en-US" w:eastAsia="zh-CN"/>
        </w:rPr>
      </w:pPr>
      <w:r>
        <w:rPr>
          <w:rFonts w:hint="eastAsia"/>
          <w:lang w:val="en-US" w:eastAsia="zh-CN"/>
        </w:rPr>
        <w:t>&lt;DEPTID&gt;</w:t>
      </w:r>
      <w:r>
        <w:rPr>
          <w:rFonts w:hint="eastAsia"/>
        </w:rPr>
        <w:t>8a8a8b695fbe24d6015fbe75fe6c0294</w:t>
      </w:r>
      <w:r>
        <w:rPr>
          <w:rFonts w:hint="eastAsia"/>
          <w:lang w:val="en-US" w:eastAsia="zh-CN"/>
        </w:rPr>
        <w:t>&lt;/DEPTID&gt;</w:t>
      </w:r>
    </w:p>
    <w:p w14:paraId="7CBEC9FA">
      <w:pPr>
        <w:ind w:firstLine="1920" w:firstLineChars="800"/>
        <w:rPr>
          <w:ins w:id="156" w:author="余龙水" w:date="2024-07-24T15:53:54Z"/>
        </w:rPr>
      </w:pPr>
      <w:r>
        <w:rPr>
          <w:rFonts w:hint="eastAsia"/>
          <w:lang w:val="en-US" w:eastAsia="zh-CN"/>
        </w:rPr>
        <w:t>&lt;DEPTNAME&gt;</w:t>
      </w:r>
      <w:r>
        <w:rPr>
          <w:rFonts w:hint="eastAsia"/>
        </w:rPr>
        <w:t>股份公司/安检/监护一大队/三中队/9班</w:t>
      </w:r>
      <w:r>
        <w:rPr>
          <w:rFonts w:hint="eastAsia"/>
          <w:lang w:val="en-US" w:eastAsia="zh-CN"/>
        </w:rPr>
        <w:t>&lt;/DEPTNAME&gt;</w:t>
      </w:r>
      <w:r>
        <w:br w:type="textWrapping"/>
      </w:r>
      <w:r>
        <w:t>        &lt;SCDATE&gt;20190909&lt;/SCDATE&gt;</w:t>
      </w:r>
      <w:r>
        <w:br w:type="textWrapping"/>
      </w:r>
      <w:r>
        <w:t>        &lt;BEGINTIME&gt;20190909083030&lt;/BEGINTIME&gt;</w:t>
      </w:r>
      <w:r>
        <w:br w:type="textWrapping"/>
      </w:r>
      <w:r>
        <w:t>        &lt;ENDTIME&gt;20190909153030&lt;/ENDTIME&gt;</w:t>
      </w:r>
    </w:p>
    <w:p w14:paraId="11044D86">
      <w:pPr>
        <w:ind w:firstLine="1920" w:firstLineChars="800"/>
        <w:rPr>
          <w:ins w:id="157" w:author="余龙水" w:date="2024-07-24T16:14:54Z"/>
          <w:rFonts w:hint="default"/>
          <w:lang w:val="en-US" w:eastAsia="zh-CN"/>
        </w:rPr>
      </w:pPr>
      <w:ins w:id="158" w:author="余龙水" w:date="2024-07-24T16:14:54Z">
        <w:r>
          <w:rPr>
            <w:rFonts w:hint="default"/>
            <w:lang w:val="en-US" w:eastAsia="zh-CN"/>
          </w:rPr>
          <w:t>&lt;ISWORK&gt;1&lt;/ISWORK&gt;</w:t>
        </w:r>
      </w:ins>
    </w:p>
    <w:p w14:paraId="5F010FC1">
      <w:pPr>
        <w:ind w:firstLine="1920" w:firstLineChars="800"/>
        <w:rPr>
          <w:ins w:id="159" w:author="余龙水" w:date="2024-07-24T16:14:54Z"/>
          <w:rFonts w:hint="default"/>
          <w:sz w:val="24"/>
          <w:szCs w:val="24"/>
          <w:lang w:val="en-US" w:eastAsia="zh-CN"/>
        </w:rPr>
      </w:pPr>
      <w:ins w:id="160" w:author="余龙水" w:date="2024-07-24T16:14:54Z">
        <w:r>
          <w:rPr>
            <w:rFonts w:hint="default"/>
            <w:lang w:val="en-US" w:eastAsia="zh-CN"/>
          </w:rPr>
          <w:t>&lt;</w:t>
        </w:r>
      </w:ins>
      <w:ins w:id="161" w:author="余龙水" w:date="2024-07-24T16:14:54Z">
        <w:r>
          <w:rPr>
            <w:rFonts w:hint="default"/>
            <w:sz w:val="24"/>
            <w:szCs w:val="24"/>
            <w:lang w:val="en-US" w:eastAsia="zh-CN"/>
          </w:rPr>
          <w:t>OTHERDAY&gt;0&lt;/OTHERDAY&gt;</w:t>
        </w:r>
      </w:ins>
    </w:p>
    <w:p w14:paraId="656D0FE5">
      <w:pPr>
        <w:ind w:firstLine="1920" w:firstLineChars="800"/>
        <w:rPr>
          <w:ins w:id="162" w:author="余龙水" w:date="2024-07-24T16:14:54Z"/>
          <w:rFonts w:hint="default"/>
          <w:sz w:val="24"/>
          <w:szCs w:val="24"/>
          <w:lang w:val="en-US" w:eastAsia="zh-CN"/>
        </w:rPr>
      </w:pPr>
      <w:ins w:id="163" w:author="余龙水" w:date="2024-07-24T16:14:54Z">
        <w:r>
          <w:rPr>
            <w:rFonts w:hint="default"/>
            <w:lang w:val="en-US" w:eastAsia="zh-CN"/>
          </w:rPr>
          <w:t>&lt;</w:t>
        </w:r>
      </w:ins>
      <w:ins w:id="164" w:author="余龙水" w:date="2024-07-24T16:14:54Z">
        <w:r>
          <w:rPr>
            <w:rFonts w:hint="default"/>
            <w:sz w:val="24"/>
            <w:szCs w:val="24"/>
            <w:lang w:val="en-US" w:eastAsia="zh-CN"/>
          </w:rPr>
          <w:t>INCLUDECHILD</w:t>
        </w:r>
      </w:ins>
      <w:ins w:id="165" w:author="余龙水" w:date="2024-07-24T16:14:54Z">
        <w:r>
          <w:rPr>
            <w:rFonts w:hint="default"/>
            <w:lang w:val="en-US" w:eastAsia="zh-CN"/>
          </w:rPr>
          <w:t>&gt;0&lt;/</w:t>
        </w:r>
      </w:ins>
      <w:ins w:id="166" w:author="余龙水" w:date="2024-07-24T16:14:54Z">
        <w:r>
          <w:rPr>
            <w:rFonts w:hint="default"/>
            <w:sz w:val="24"/>
            <w:szCs w:val="24"/>
            <w:lang w:val="en-US" w:eastAsia="zh-CN"/>
          </w:rPr>
          <w:t>INCLUDECHILD&gt;</w:t>
        </w:r>
      </w:ins>
    </w:p>
    <w:p w14:paraId="6C048D16">
      <w:pPr>
        <w:ind w:firstLine="1920" w:firstLineChars="800"/>
        <w:rPr>
          <w:ins w:id="167" w:author="余龙水" w:date="2024-07-24T16:14:54Z"/>
          <w:rFonts w:hint="eastAsia"/>
          <w:lang w:val="en-US" w:eastAsia="zh-CN"/>
        </w:rPr>
      </w:pPr>
      <w:ins w:id="168" w:author="余龙水" w:date="2024-07-24T16:14:54Z">
        <w:r>
          <w:rPr>
            <w:rFonts w:hint="eastAsia"/>
            <w:lang w:val="en-US" w:eastAsia="zh-CN"/>
          </w:rPr>
          <w:t>&lt;SHIFTS&gt;</w:t>
        </w:r>
      </w:ins>
    </w:p>
    <w:p w14:paraId="52BBB311">
      <w:pPr>
        <w:ind w:firstLine="2335" w:firstLineChars="973"/>
        <w:rPr>
          <w:ins w:id="169" w:author="余龙水" w:date="2024-07-24T16:14:54Z"/>
          <w:rFonts w:hint="eastAsia"/>
          <w:lang w:val="en-US" w:eastAsia="zh-CN"/>
        </w:rPr>
      </w:pPr>
      <w:ins w:id="170" w:author="余龙水" w:date="2024-07-24T16:14:54Z">
        <w:r>
          <w:rPr>
            <w:rFonts w:hint="eastAsia"/>
            <w:lang w:val="en-US" w:eastAsia="zh-CN"/>
          </w:rPr>
          <w:t>&lt;SHIFT&gt;</w:t>
        </w:r>
      </w:ins>
    </w:p>
    <w:p w14:paraId="5CCEEDAF">
      <w:pPr>
        <w:ind w:firstLine="2752" w:firstLineChars="1147"/>
        <w:rPr>
          <w:ins w:id="171" w:author="余龙水" w:date="2024-07-24T16:14:54Z"/>
        </w:rPr>
      </w:pPr>
      <w:ins w:id="172" w:author="余龙水" w:date="2024-07-24T16:14:54Z">
        <w:r>
          <w:rPr/>
          <w:t>&lt;BEGINTIME&gt;20190909083030&lt;/BEGINTIME&gt;</w:t>
        </w:r>
      </w:ins>
      <w:ins w:id="173" w:author="余龙水" w:date="2024-07-24T16:14:54Z">
        <w:r>
          <w:rPr/>
          <w:br w:type="textWrapping"/>
        </w:r>
      </w:ins>
      <w:ins w:id="174" w:author="余龙水" w:date="2024-07-24T16:14:54Z">
        <w:r>
          <w:rPr/>
          <w:t>        </w:t>
        </w:r>
      </w:ins>
      <w:ins w:id="175" w:author="余龙水" w:date="2024-07-24T16:14:54Z">
        <w:r>
          <w:rPr>
            <w:rFonts w:hint="eastAsia"/>
            <w:lang w:val="en-US" w:eastAsia="zh-CN"/>
          </w:rPr>
          <w:tab/>
        </w:r>
      </w:ins>
      <w:ins w:id="176" w:author="余龙水" w:date="2024-07-24T16:14:54Z">
        <w:r>
          <w:rPr>
            <w:rFonts w:hint="eastAsia"/>
            <w:lang w:val="en-US" w:eastAsia="zh-CN"/>
          </w:rPr>
          <w:tab/>
        </w:r>
      </w:ins>
      <w:ins w:id="177" w:author="余龙水" w:date="2024-07-24T16:14:54Z">
        <w:r>
          <w:rPr>
            <w:rFonts w:hint="eastAsia"/>
            <w:lang w:val="en-US" w:eastAsia="zh-CN"/>
          </w:rPr>
          <w:t xml:space="preserve">  </w:t>
        </w:r>
      </w:ins>
      <w:ins w:id="178" w:author="余龙水" w:date="2024-07-24T16:14:54Z">
        <w:r>
          <w:rPr/>
          <w:t>&lt;ENDTIME&gt;20190909153030&lt;/ENDTIME&gt;</w:t>
        </w:r>
      </w:ins>
    </w:p>
    <w:p w14:paraId="4222BBD4">
      <w:pPr>
        <w:ind w:firstLine="2335" w:firstLineChars="973"/>
      </w:pPr>
      <w:ins w:id="179" w:author="余龙水" w:date="2024-07-24T16:14:54Z">
        <w:r>
          <w:rPr>
            <w:rFonts w:hint="eastAsia"/>
            <w:lang w:val="en-US" w:eastAsia="zh-CN"/>
          </w:rPr>
          <w:t>&lt;/SHIFT&gt;</w:t>
        </w:r>
      </w:ins>
      <w:ins w:id="180" w:author="余龙水" w:date="2024-07-24T16:14:54Z">
        <w:r>
          <w:rPr/>
          <w:br w:type="textWrapping"/>
        </w:r>
      </w:ins>
      <w:ins w:id="181" w:author="余龙水" w:date="2024-07-24T16:14:54Z">
        <w:r>
          <w:rPr>
            <w:rFonts w:hint="eastAsia"/>
            <w:lang w:val="en-US" w:eastAsia="zh-CN"/>
          </w:rPr>
          <w:tab/>
        </w:r>
      </w:ins>
      <w:ins w:id="182" w:author="余龙水" w:date="2024-07-24T16:14:54Z">
        <w:r>
          <w:rPr>
            <w:rFonts w:hint="eastAsia"/>
            <w:lang w:val="en-US" w:eastAsia="zh-CN"/>
          </w:rPr>
          <w:tab/>
        </w:r>
      </w:ins>
      <w:ins w:id="183" w:author="余龙水" w:date="2024-07-24T16:14:54Z">
        <w:r>
          <w:rPr>
            <w:rFonts w:hint="eastAsia"/>
            <w:lang w:val="en-US" w:eastAsia="zh-CN"/>
          </w:rPr>
          <w:tab/>
        </w:r>
      </w:ins>
      <w:ins w:id="184" w:author="余龙水" w:date="2024-07-24T16:14:54Z">
        <w:r>
          <w:rPr>
            <w:rFonts w:hint="eastAsia"/>
            <w:lang w:val="en-US" w:eastAsia="zh-CN"/>
          </w:rPr>
          <w:tab/>
        </w:r>
      </w:ins>
      <w:ins w:id="185" w:author="余龙水" w:date="2024-07-24T16:14:54Z">
        <w:r>
          <w:rPr>
            <w:rFonts w:hint="eastAsia"/>
            <w:lang w:val="en-US" w:eastAsia="zh-CN"/>
          </w:rPr>
          <w:t xml:space="preserve">  </w:t>
        </w:r>
      </w:ins>
      <w:ins w:id="186" w:author="余龙水" w:date="2024-07-24T16:14:54Z">
        <w:r>
          <w:rPr>
            <w:rFonts w:hint="eastAsia"/>
            <w:sz w:val="24"/>
            <w:szCs w:val="24"/>
            <w:lang w:val="en-US" w:eastAsia="zh-CN"/>
          </w:rPr>
          <w:t>&lt;/SHIFTS&gt;</w:t>
        </w:r>
      </w:ins>
      <w:r>
        <w:br w:type="textWrapping"/>
      </w:r>
      <w:r>
        <w:t>        &lt;AREAID&gt;100&lt;/AREAID&gt;</w:t>
      </w:r>
      <w:r>
        <w:br w:type="textWrapping"/>
      </w:r>
      <w:r>
        <w:t>        </w:t>
      </w:r>
      <w:r>
        <w:rPr>
          <w:rFonts w:hint="eastAsia"/>
        </w:rPr>
        <w:t>&lt;AREANAME&gt;东三指廊&lt;/AREANAME&gt;</w:t>
      </w:r>
      <w:r>
        <w:br w:type="textWrapping"/>
      </w:r>
      <w:r>
        <w:t>    &lt;/SCDT&gt;</w:t>
      </w:r>
      <w:r>
        <w:br w:type="textWrapping"/>
      </w:r>
      <w:r>
        <w:t xml:space="preserve">&lt;/MSG&gt; </w:t>
      </w:r>
    </w:p>
    <w:p w14:paraId="4F77706B">
      <w:pPr>
        <w:pStyle w:val="7"/>
        <w:widowControl w:val="0"/>
        <w:spacing w:line="360" w:lineRule="auto"/>
        <w:jc w:val="both"/>
        <w:rPr>
          <w:rFonts w:ascii="宋体"/>
          <w:sz w:val="28"/>
          <w:szCs w:val="30"/>
        </w:rPr>
      </w:pPr>
      <w:r>
        <w:rPr>
          <w:rFonts w:hint="eastAsia" w:ascii="宋体" w:hAnsi="宋体"/>
          <w:sz w:val="28"/>
          <w:szCs w:val="30"/>
        </w:rPr>
        <w:t>员工上班计划删除事件（</w:t>
      </w:r>
      <w:r>
        <w:rPr>
          <w:rFonts w:ascii="宋体" w:hAnsi="宋体"/>
          <w:sz w:val="28"/>
          <w:szCs w:val="30"/>
        </w:rPr>
        <w:t>SDDE</w:t>
      </w:r>
      <w:r>
        <w:rPr>
          <w:rFonts w:hint="eastAsia" w:ascii="宋体" w:hAnsi="宋体"/>
          <w:sz w:val="28"/>
          <w:szCs w:val="30"/>
        </w:rPr>
        <w:t>）</w:t>
      </w:r>
    </w:p>
    <w:p w14:paraId="5ACD4909">
      <w:pPr>
        <w:pStyle w:val="8"/>
        <w:widowControl w:val="0"/>
        <w:spacing w:line="360" w:lineRule="auto"/>
        <w:jc w:val="both"/>
        <w:rPr>
          <w:rFonts w:ascii="宋体"/>
          <w:szCs w:val="30"/>
        </w:rPr>
      </w:pPr>
      <w:r>
        <w:rPr>
          <w:rFonts w:ascii="宋体" w:hAnsi="宋体"/>
          <w:szCs w:val="30"/>
        </w:rPr>
        <w:t>SDDE</w:t>
      </w:r>
      <w:r>
        <w:rPr>
          <w:rFonts w:hint="eastAsia" w:ascii="宋体" w:hAnsi="宋体"/>
          <w:szCs w:val="30"/>
        </w:rPr>
        <w:t>消息说明</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6392"/>
      </w:tblGrid>
      <w:tr w14:paraId="3BE9B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4070A9A8">
            <w:pPr>
              <w:spacing w:before="156" w:beforeLines="50" w:line="300" w:lineRule="auto"/>
              <w:rPr>
                <w:sz w:val="18"/>
                <w:szCs w:val="18"/>
              </w:rPr>
            </w:pPr>
            <w:r>
              <w:rPr>
                <w:rFonts w:hint="eastAsia"/>
                <w:sz w:val="18"/>
                <w:szCs w:val="18"/>
              </w:rPr>
              <w:t>消息类型</w:t>
            </w:r>
            <w:r>
              <w:rPr>
                <w:sz w:val="18"/>
                <w:szCs w:val="18"/>
              </w:rPr>
              <w:t>TYPE</w:t>
            </w:r>
          </w:p>
        </w:tc>
        <w:tc>
          <w:tcPr>
            <w:tcW w:w="6392" w:type="dxa"/>
          </w:tcPr>
          <w:p w14:paraId="26908EFC">
            <w:pPr>
              <w:spacing w:before="156" w:beforeLines="50" w:line="300" w:lineRule="auto"/>
              <w:rPr>
                <w:b/>
                <w:sz w:val="18"/>
                <w:szCs w:val="18"/>
              </w:rPr>
            </w:pPr>
            <w:r>
              <w:rPr>
                <w:b/>
                <w:sz w:val="18"/>
                <w:szCs w:val="18"/>
              </w:rPr>
              <w:t>SDDE</w:t>
            </w:r>
          </w:p>
        </w:tc>
      </w:tr>
      <w:tr w14:paraId="4E85D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65FFD2CB">
            <w:pPr>
              <w:spacing w:before="156" w:beforeLines="50" w:line="300" w:lineRule="auto"/>
              <w:rPr>
                <w:sz w:val="18"/>
                <w:szCs w:val="18"/>
              </w:rPr>
            </w:pPr>
            <w:r>
              <w:rPr>
                <w:rFonts w:hint="eastAsia"/>
                <w:sz w:val="18"/>
                <w:szCs w:val="18"/>
              </w:rPr>
              <w:t>应用场景及说明</w:t>
            </w:r>
          </w:p>
        </w:tc>
        <w:tc>
          <w:tcPr>
            <w:tcW w:w="6392" w:type="dxa"/>
          </w:tcPr>
          <w:p w14:paraId="1B22A0CE">
            <w:pPr>
              <w:widowControl w:val="0"/>
              <w:numPr>
                <w:ilvl w:val="0"/>
                <w:numId w:val="2"/>
              </w:numPr>
              <w:spacing w:before="156" w:beforeLines="50" w:line="300" w:lineRule="auto"/>
              <w:jc w:val="both"/>
              <w:rPr>
                <w:sz w:val="18"/>
                <w:szCs w:val="18"/>
              </w:rPr>
            </w:pPr>
            <w:r>
              <w:rPr>
                <w:rFonts w:hint="eastAsia"/>
                <w:sz w:val="18"/>
                <w:szCs w:val="18"/>
              </w:rPr>
              <w:t>排班信息系统向其它接入系统传送删除的员工上班计划信息</w:t>
            </w:r>
          </w:p>
          <w:p w14:paraId="62BB63BD">
            <w:pPr>
              <w:widowControl w:val="0"/>
              <w:numPr>
                <w:ilvl w:val="0"/>
                <w:numId w:val="2"/>
              </w:numPr>
              <w:spacing w:before="156" w:beforeLines="50" w:line="300" w:lineRule="auto"/>
              <w:jc w:val="both"/>
              <w:rPr>
                <w:sz w:val="18"/>
                <w:szCs w:val="18"/>
              </w:rPr>
            </w:pPr>
            <w:r>
              <w:rPr>
                <w:rFonts w:hint="eastAsia"/>
                <w:sz w:val="18"/>
                <w:szCs w:val="18"/>
              </w:rPr>
              <w:t>消息大类型属于</w:t>
            </w:r>
            <w:r>
              <w:rPr>
                <w:sz w:val="18"/>
                <w:szCs w:val="18"/>
              </w:rPr>
              <w:t>PBME</w:t>
            </w:r>
            <w:r>
              <w:rPr>
                <w:rFonts w:hint="eastAsia"/>
                <w:sz w:val="18"/>
                <w:szCs w:val="18"/>
              </w:rPr>
              <w:t>，可以按照</w:t>
            </w:r>
            <w:r>
              <w:rPr>
                <w:sz w:val="18"/>
                <w:szCs w:val="18"/>
              </w:rPr>
              <w:t>PBME</w:t>
            </w:r>
            <w:r>
              <w:rPr>
                <w:rFonts w:hint="eastAsia"/>
                <w:sz w:val="18"/>
                <w:szCs w:val="18"/>
              </w:rPr>
              <w:t>来处理</w:t>
            </w:r>
          </w:p>
        </w:tc>
      </w:tr>
      <w:tr w14:paraId="53770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4BA0B7AF">
            <w:pPr>
              <w:spacing w:before="156" w:beforeLines="50" w:line="300" w:lineRule="auto"/>
              <w:rPr>
                <w:sz w:val="18"/>
                <w:szCs w:val="18"/>
              </w:rPr>
            </w:pPr>
            <w:r>
              <w:rPr>
                <w:rFonts w:hint="eastAsia"/>
                <w:sz w:val="18"/>
                <w:szCs w:val="18"/>
              </w:rPr>
              <w:t>优先级别</w:t>
            </w:r>
          </w:p>
        </w:tc>
        <w:tc>
          <w:tcPr>
            <w:tcW w:w="6392" w:type="dxa"/>
          </w:tcPr>
          <w:p w14:paraId="04E9F1EC">
            <w:pPr>
              <w:spacing w:before="156" w:beforeLines="50" w:line="300" w:lineRule="auto"/>
              <w:rPr>
                <w:sz w:val="18"/>
                <w:szCs w:val="18"/>
              </w:rPr>
            </w:pPr>
            <w:r>
              <w:rPr>
                <w:sz w:val="18"/>
                <w:szCs w:val="18"/>
              </w:rPr>
              <w:t>4</w:t>
            </w:r>
          </w:p>
        </w:tc>
      </w:tr>
      <w:tr w14:paraId="7DC3D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30F8B4B0">
            <w:pPr>
              <w:spacing w:before="156" w:beforeLines="50" w:line="300" w:lineRule="auto"/>
              <w:rPr>
                <w:sz w:val="18"/>
                <w:szCs w:val="18"/>
              </w:rPr>
            </w:pPr>
            <w:r>
              <w:rPr>
                <w:rFonts w:hint="eastAsia"/>
                <w:sz w:val="18"/>
                <w:szCs w:val="18"/>
              </w:rPr>
              <w:t>发送源</w:t>
            </w:r>
          </w:p>
        </w:tc>
        <w:tc>
          <w:tcPr>
            <w:tcW w:w="6392" w:type="dxa"/>
          </w:tcPr>
          <w:p w14:paraId="5AF2742B">
            <w:pPr>
              <w:spacing w:before="156" w:beforeLines="50" w:line="300" w:lineRule="auto"/>
              <w:rPr>
                <w:sz w:val="18"/>
                <w:szCs w:val="18"/>
              </w:rPr>
            </w:pPr>
          </w:p>
        </w:tc>
      </w:tr>
    </w:tbl>
    <w:p w14:paraId="7C8C7E04">
      <w:pPr>
        <w:pStyle w:val="8"/>
        <w:widowControl w:val="0"/>
        <w:spacing w:line="360" w:lineRule="auto"/>
        <w:jc w:val="both"/>
        <w:rPr>
          <w:rFonts w:ascii="宋体"/>
          <w:szCs w:val="30"/>
        </w:rPr>
      </w:pPr>
      <w:r>
        <w:rPr>
          <w:rFonts w:ascii="宋体" w:hAnsi="宋体"/>
          <w:szCs w:val="30"/>
        </w:rPr>
        <w:t>SDDE</w:t>
      </w:r>
      <w:r>
        <w:rPr>
          <w:rFonts w:hint="eastAsia" w:ascii="宋体" w:hAnsi="宋体"/>
          <w:szCs w:val="30"/>
        </w:rPr>
        <w:t>消息标签</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620"/>
        <w:gridCol w:w="1620"/>
        <w:gridCol w:w="1260"/>
        <w:gridCol w:w="720"/>
        <w:gridCol w:w="1754"/>
      </w:tblGrid>
      <w:tr w14:paraId="598F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E0E0E0"/>
          </w:tcPr>
          <w:p w14:paraId="3BBAC9D8">
            <w:pPr>
              <w:spacing w:before="156" w:beforeLines="50" w:line="300" w:lineRule="auto"/>
              <w:rPr>
                <w:sz w:val="18"/>
                <w:szCs w:val="18"/>
              </w:rPr>
            </w:pPr>
            <w:r>
              <w:rPr>
                <w:rFonts w:hint="eastAsia"/>
                <w:sz w:val="18"/>
                <w:szCs w:val="18"/>
              </w:rPr>
              <w:t>标签</w:t>
            </w:r>
            <w:r>
              <w:rPr>
                <w:sz w:val="18"/>
                <w:szCs w:val="18"/>
              </w:rPr>
              <w:t xml:space="preserve"> tag</w:t>
            </w:r>
          </w:p>
        </w:tc>
        <w:tc>
          <w:tcPr>
            <w:tcW w:w="1620" w:type="dxa"/>
            <w:shd w:val="clear" w:color="auto" w:fill="E0E0E0"/>
          </w:tcPr>
          <w:p w14:paraId="24B284EE">
            <w:pPr>
              <w:spacing w:before="156" w:beforeLines="50" w:line="300" w:lineRule="auto"/>
              <w:rPr>
                <w:sz w:val="18"/>
                <w:szCs w:val="18"/>
              </w:rPr>
            </w:pPr>
            <w:r>
              <w:rPr>
                <w:rFonts w:hint="eastAsia"/>
                <w:sz w:val="18"/>
                <w:szCs w:val="18"/>
              </w:rPr>
              <w:t>说明（是否必须，</w:t>
            </w:r>
            <w:r>
              <w:rPr>
                <w:sz w:val="18"/>
                <w:szCs w:val="18"/>
              </w:rPr>
              <w:t>M</w:t>
            </w:r>
            <w:r>
              <w:rPr>
                <w:rFonts w:hint="eastAsia"/>
                <w:sz w:val="18"/>
                <w:szCs w:val="18"/>
              </w:rPr>
              <w:t>代表必须，</w:t>
            </w:r>
            <w:r>
              <w:rPr>
                <w:sz w:val="18"/>
                <w:szCs w:val="18"/>
              </w:rPr>
              <w:t>O</w:t>
            </w:r>
            <w:r>
              <w:rPr>
                <w:rFonts w:hint="eastAsia"/>
                <w:sz w:val="18"/>
                <w:szCs w:val="18"/>
              </w:rPr>
              <w:t>代表可选）</w:t>
            </w:r>
          </w:p>
        </w:tc>
        <w:tc>
          <w:tcPr>
            <w:tcW w:w="1620" w:type="dxa"/>
            <w:shd w:val="clear" w:color="auto" w:fill="E0E0E0"/>
          </w:tcPr>
          <w:p w14:paraId="21B27899">
            <w:pPr>
              <w:spacing w:before="156" w:beforeLines="50" w:line="300" w:lineRule="auto"/>
              <w:rPr>
                <w:sz w:val="18"/>
                <w:szCs w:val="18"/>
              </w:rPr>
            </w:pPr>
            <w:r>
              <w:rPr>
                <w:rFonts w:hint="eastAsia"/>
                <w:sz w:val="18"/>
                <w:szCs w:val="18"/>
              </w:rPr>
              <w:t>值类型和宽度</w:t>
            </w:r>
          </w:p>
        </w:tc>
        <w:tc>
          <w:tcPr>
            <w:tcW w:w="1260" w:type="dxa"/>
            <w:shd w:val="clear" w:color="auto" w:fill="E0E0E0"/>
          </w:tcPr>
          <w:p w14:paraId="62DE81E8">
            <w:pPr>
              <w:spacing w:before="156" w:beforeLines="50" w:line="300" w:lineRule="auto"/>
              <w:rPr>
                <w:sz w:val="18"/>
                <w:szCs w:val="18"/>
              </w:rPr>
            </w:pPr>
            <w:r>
              <w:rPr>
                <w:rFonts w:hint="eastAsia"/>
                <w:sz w:val="18"/>
                <w:szCs w:val="18"/>
              </w:rPr>
              <w:t>取值范围</w:t>
            </w:r>
          </w:p>
        </w:tc>
        <w:tc>
          <w:tcPr>
            <w:tcW w:w="720" w:type="dxa"/>
            <w:shd w:val="clear" w:color="auto" w:fill="E0E0E0"/>
          </w:tcPr>
          <w:p w14:paraId="4D8DE405">
            <w:pPr>
              <w:spacing w:before="156" w:beforeLines="50" w:line="300" w:lineRule="auto"/>
              <w:rPr>
                <w:sz w:val="18"/>
                <w:szCs w:val="18"/>
              </w:rPr>
            </w:pPr>
            <w:r>
              <w:rPr>
                <w:rFonts w:hint="eastAsia"/>
                <w:sz w:val="18"/>
                <w:szCs w:val="18"/>
              </w:rPr>
              <w:t>样例</w:t>
            </w:r>
          </w:p>
        </w:tc>
        <w:tc>
          <w:tcPr>
            <w:tcW w:w="1754" w:type="dxa"/>
            <w:shd w:val="clear" w:color="auto" w:fill="E0E0E0"/>
          </w:tcPr>
          <w:p w14:paraId="4B432599">
            <w:pPr>
              <w:spacing w:before="156" w:beforeLines="50" w:line="300" w:lineRule="auto"/>
              <w:rPr>
                <w:sz w:val="18"/>
                <w:szCs w:val="18"/>
              </w:rPr>
            </w:pPr>
            <w:r>
              <w:rPr>
                <w:rFonts w:hint="eastAsia"/>
                <w:sz w:val="18"/>
                <w:szCs w:val="18"/>
              </w:rPr>
              <w:t>备注</w:t>
            </w:r>
          </w:p>
        </w:tc>
      </w:tr>
      <w:tr w14:paraId="3804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30451492">
            <w:pPr>
              <w:spacing w:before="156" w:beforeLines="50" w:line="300" w:lineRule="auto"/>
              <w:rPr>
                <w:sz w:val="18"/>
                <w:szCs w:val="18"/>
              </w:rPr>
            </w:pPr>
            <w:r>
              <w:rPr>
                <w:rFonts w:hint="eastAsia"/>
                <w:sz w:val="18"/>
                <w:szCs w:val="18"/>
              </w:rPr>
              <w:t>消息头</w:t>
            </w:r>
          </w:p>
        </w:tc>
        <w:tc>
          <w:tcPr>
            <w:tcW w:w="1620" w:type="dxa"/>
            <w:shd w:val="clear" w:color="auto" w:fill="CCFFCC"/>
          </w:tcPr>
          <w:p w14:paraId="5848E8AF">
            <w:pPr>
              <w:spacing w:before="156" w:beforeLines="50" w:line="300" w:lineRule="auto"/>
              <w:rPr>
                <w:sz w:val="18"/>
                <w:szCs w:val="18"/>
              </w:rPr>
            </w:pPr>
          </w:p>
        </w:tc>
        <w:tc>
          <w:tcPr>
            <w:tcW w:w="1620" w:type="dxa"/>
            <w:shd w:val="clear" w:color="auto" w:fill="CCFFCC"/>
          </w:tcPr>
          <w:p w14:paraId="51AD99DA">
            <w:pPr>
              <w:spacing w:before="156" w:beforeLines="50" w:line="300" w:lineRule="auto"/>
              <w:rPr>
                <w:sz w:val="18"/>
                <w:szCs w:val="18"/>
              </w:rPr>
            </w:pPr>
          </w:p>
        </w:tc>
        <w:tc>
          <w:tcPr>
            <w:tcW w:w="1260" w:type="dxa"/>
            <w:shd w:val="clear" w:color="auto" w:fill="CCFFCC"/>
          </w:tcPr>
          <w:p w14:paraId="2D7471FF">
            <w:pPr>
              <w:spacing w:before="156" w:beforeLines="50" w:line="300" w:lineRule="auto"/>
              <w:rPr>
                <w:sz w:val="18"/>
                <w:szCs w:val="18"/>
              </w:rPr>
            </w:pPr>
          </w:p>
        </w:tc>
        <w:tc>
          <w:tcPr>
            <w:tcW w:w="720" w:type="dxa"/>
            <w:shd w:val="clear" w:color="auto" w:fill="CCFFCC"/>
          </w:tcPr>
          <w:p w14:paraId="4629D49D">
            <w:pPr>
              <w:spacing w:before="156" w:beforeLines="50" w:line="300" w:lineRule="auto"/>
              <w:rPr>
                <w:sz w:val="18"/>
                <w:szCs w:val="18"/>
              </w:rPr>
            </w:pPr>
          </w:p>
        </w:tc>
        <w:tc>
          <w:tcPr>
            <w:tcW w:w="1754" w:type="dxa"/>
            <w:shd w:val="clear" w:color="auto" w:fill="CCFFCC"/>
          </w:tcPr>
          <w:p w14:paraId="0F64E316">
            <w:pPr>
              <w:spacing w:before="156" w:beforeLines="50" w:line="300" w:lineRule="auto"/>
              <w:rPr>
                <w:sz w:val="18"/>
                <w:szCs w:val="18"/>
              </w:rPr>
            </w:pPr>
          </w:p>
        </w:tc>
      </w:tr>
      <w:tr w14:paraId="3523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E0F0CC4">
            <w:pPr>
              <w:spacing w:before="156" w:beforeLines="50" w:line="300" w:lineRule="auto"/>
              <w:rPr>
                <w:sz w:val="18"/>
                <w:szCs w:val="18"/>
              </w:rPr>
            </w:pPr>
            <w:r>
              <w:rPr>
                <w:sz w:val="18"/>
                <w:szCs w:val="18"/>
              </w:rPr>
              <w:t>&lt;MSG&gt;</w:t>
            </w:r>
          </w:p>
        </w:tc>
        <w:tc>
          <w:tcPr>
            <w:tcW w:w="1620" w:type="dxa"/>
          </w:tcPr>
          <w:p w14:paraId="6126E459">
            <w:pPr>
              <w:spacing w:before="156" w:beforeLines="50" w:line="300" w:lineRule="auto"/>
              <w:rPr>
                <w:sz w:val="18"/>
                <w:szCs w:val="18"/>
              </w:rPr>
            </w:pPr>
            <w:r>
              <w:rPr>
                <w:rFonts w:hint="eastAsia"/>
                <w:sz w:val="18"/>
                <w:szCs w:val="18"/>
              </w:rPr>
              <w:t>根标签</w:t>
            </w:r>
            <w:r>
              <w:rPr>
                <w:sz w:val="18"/>
                <w:szCs w:val="18"/>
              </w:rPr>
              <w:t>M</w:t>
            </w:r>
          </w:p>
        </w:tc>
        <w:tc>
          <w:tcPr>
            <w:tcW w:w="1620" w:type="dxa"/>
          </w:tcPr>
          <w:p w14:paraId="4DA12653">
            <w:pPr>
              <w:spacing w:before="156" w:beforeLines="50" w:line="300" w:lineRule="auto"/>
              <w:rPr>
                <w:sz w:val="18"/>
                <w:szCs w:val="18"/>
              </w:rPr>
            </w:pPr>
            <w:r>
              <w:rPr>
                <w:sz w:val="18"/>
                <w:szCs w:val="18"/>
              </w:rPr>
              <w:t>N/A</w:t>
            </w:r>
          </w:p>
        </w:tc>
        <w:tc>
          <w:tcPr>
            <w:tcW w:w="1260" w:type="dxa"/>
          </w:tcPr>
          <w:p w14:paraId="6083D8D5">
            <w:pPr>
              <w:spacing w:before="156" w:beforeLines="50" w:line="300" w:lineRule="auto"/>
              <w:rPr>
                <w:sz w:val="18"/>
                <w:szCs w:val="18"/>
              </w:rPr>
            </w:pPr>
            <w:r>
              <w:rPr>
                <w:sz w:val="18"/>
                <w:szCs w:val="18"/>
              </w:rPr>
              <w:t>N/A</w:t>
            </w:r>
          </w:p>
        </w:tc>
        <w:tc>
          <w:tcPr>
            <w:tcW w:w="720" w:type="dxa"/>
          </w:tcPr>
          <w:p w14:paraId="765617E6">
            <w:pPr>
              <w:spacing w:before="156" w:beforeLines="50" w:line="300" w:lineRule="auto"/>
              <w:rPr>
                <w:sz w:val="18"/>
                <w:szCs w:val="18"/>
              </w:rPr>
            </w:pPr>
            <w:r>
              <w:rPr>
                <w:sz w:val="18"/>
                <w:szCs w:val="18"/>
              </w:rPr>
              <w:t>N/A</w:t>
            </w:r>
          </w:p>
        </w:tc>
        <w:tc>
          <w:tcPr>
            <w:tcW w:w="1754" w:type="dxa"/>
          </w:tcPr>
          <w:p w14:paraId="3260C37A">
            <w:pPr>
              <w:spacing w:before="156" w:beforeLines="50" w:line="300" w:lineRule="auto"/>
              <w:rPr>
                <w:sz w:val="18"/>
                <w:szCs w:val="18"/>
              </w:rPr>
            </w:pPr>
            <w:r>
              <w:rPr>
                <w:sz w:val="18"/>
                <w:szCs w:val="18"/>
              </w:rPr>
              <w:t>N/A</w:t>
            </w:r>
          </w:p>
        </w:tc>
      </w:tr>
      <w:tr w14:paraId="7928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D0C6B1C">
            <w:pPr>
              <w:spacing w:before="156" w:beforeLines="50" w:line="300" w:lineRule="auto"/>
              <w:rPr>
                <w:sz w:val="18"/>
                <w:szCs w:val="18"/>
              </w:rPr>
            </w:pPr>
            <w:r>
              <w:rPr>
                <w:sz w:val="18"/>
                <w:szCs w:val="18"/>
              </w:rPr>
              <w:t>&lt;META&gt;</w:t>
            </w:r>
          </w:p>
        </w:tc>
        <w:tc>
          <w:tcPr>
            <w:tcW w:w="1620" w:type="dxa"/>
          </w:tcPr>
          <w:p w14:paraId="4D86E435">
            <w:pPr>
              <w:spacing w:before="156" w:beforeLines="50" w:line="300" w:lineRule="auto"/>
              <w:rPr>
                <w:sz w:val="18"/>
                <w:szCs w:val="18"/>
              </w:rPr>
            </w:pPr>
            <w:r>
              <w:rPr>
                <w:rFonts w:hint="eastAsia"/>
                <w:sz w:val="18"/>
                <w:szCs w:val="18"/>
              </w:rPr>
              <w:t>消息头标签</w:t>
            </w:r>
            <w:r>
              <w:rPr>
                <w:sz w:val="18"/>
                <w:szCs w:val="18"/>
              </w:rPr>
              <w:t>M</w:t>
            </w:r>
          </w:p>
        </w:tc>
        <w:tc>
          <w:tcPr>
            <w:tcW w:w="1620" w:type="dxa"/>
          </w:tcPr>
          <w:p w14:paraId="7B03A9F3">
            <w:pPr>
              <w:spacing w:before="156" w:beforeLines="50" w:line="300" w:lineRule="auto"/>
              <w:rPr>
                <w:sz w:val="18"/>
                <w:szCs w:val="18"/>
              </w:rPr>
            </w:pPr>
            <w:r>
              <w:rPr>
                <w:sz w:val="18"/>
                <w:szCs w:val="18"/>
              </w:rPr>
              <w:t>N/A</w:t>
            </w:r>
          </w:p>
        </w:tc>
        <w:tc>
          <w:tcPr>
            <w:tcW w:w="1260" w:type="dxa"/>
          </w:tcPr>
          <w:p w14:paraId="31EF7307">
            <w:pPr>
              <w:spacing w:before="156" w:beforeLines="50" w:line="300" w:lineRule="auto"/>
              <w:rPr>
                <w:sz w:val="18"/>
                <w:szCs w:val="18"/>
              </w:rPr>
            </w:pPr>
            <w:r>
              <w:rPr>
                <w:sz w:val="18"/>
                <w:szCs w:val="18"/>
              </w:rPr>
              <w:t>N/A</w:t>
            </w:r>
          </w:p>
        </w:tc>
        <w:tc>
          <w:tcPr>
            <w:tcW w:w="720" w:type="dxa"/>
          </w:tcPr>
          <w:p w14:paraId="544DCF55">
            <w:pPr>
              <w:spacing w:before="156" w:beforeLines="50" w:line="300" w:lineRule="auto"/>
              <w:rPr>
                <w:sz w:val="18"/>
                <w:szCs w:val="18"/>
              </w:rPr>
            </w:pPr>
            <w:r>
              <w:rPr>
                <w:sz w:val="18"/>
                <w:szCs w:val="18"/>
              </w:rPr>
              <w:t>N/A</w:t>
            </w:r>
          </w:p>
        </w:tc>
        <w:tc>
          <w:tcPr>
            <w:tcW w:w="1754" w:type="dxa"/>
          </w:tcPr>
          <w:p w14:paraId="203C297E">
            <w:pPr>
              <w:spacing w:before="156" w:beforeLines="50" w:line="300" w:lineRule="auto"/>
              <w:rPr>
                <w:sz w:val="18"/>
                <w:szCs w:val="18"/>
              </w:rPr>
            </w:pPr>
            <w:r>
              <w:rPr>
                <w:sz w:val="18"/>
                <w:szCs w:val="18"/>
              </w:rPr>
              <w:t>N/A</w:t>
            </w:r>
          </w:p>
        </w:tc>
      </w:tr>
      <w:tr w14:paraId="1AC3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0F10447">
            <w:pPr>
              <w:spacing w:before="156" w:beforeLines="50" w:line="300" w:lineRule="auto"/>
              <w:rPr>
                <w:sz w:val="18"/>
                <w:szCs w:val="18"/>
              </w:rPr>
            </w:pPr>
            <w:r>
              <w:rPr>
                <w:sz w:val="18"/>
                <w:szCs w:val="18"/>
              </w:rPr>
              <w:t>&lt;SNDR&gt;</w:t>
            </w:r>
          </w:p>
        </w:tc>
        <w:tc>
          <w:tcPr>
            <w:tcW w:w="1620" w:type="dxa"/>
          </w:tcPr>
          <w:p w14:paraId="7410CB01">
            <w:pPr>
              <w:spacing w:before="156" w:beforeLines="50" w:line="300" w:lineRule="auto"/>
              <w:rPr>
                <w:sz w:val="18"/>
                <w:szCs w:val="18"/>
              </w:rPr>
            </w:pPr>
            <w:r>
              <w:rPr>
                <w:rFonts w:hint="eastAsia"/>
                <w:sz w:val="18"/>
                <w:szCs w:val="18"/>
              </w:rPr>
              <w:t>消息发送者</w:t>
            </w:r>
            <w:r>
              <w:rPr>
                <w:sz w:val="18"/>
                <w:szCs w:val="18"/>
              </w:rPr>
              <w:t>M</w:t>
            </w:r>
          </w:p>
        </w:tc>
        <w:tc>
          <w:tcPr>
            <w:tcW w:w="1620" w:type="dxa"/>
          </w:tcPr>
          <w:p w14:paraId="767ED813">
            <w:pPr>
              <w:spacing w:before="156" w:beforeLines="50" w:line="300" w:lineRule="auto"/>
              <w:rPr>
                <w:sz w:val="18"/>
                <w:szCs w:val="18"/>
              </w:rPr>
            </w:pPr>
            <w:r>
              <w:rPr>
                <w:sz w:val="18"/>
                <w:szCs w:val="18"/>
              </w:rPr>
              <w:t>S{1-4}</w:t>
            </w:r>
          </w:p>
        </w:tc>
        <w:tc>
          <w:tcPr>
            <w:tcW w:w="1260" w:type="dxa"/>
          </w:tcPr>
          <w:p w14:paraId="523E7C29">
            <w:pPr>
              <w:spacing w:before="156" w:beforeLines="50" w:line="300" w:lineRule="auto"/>
              <w:rPr>
                <w:sz w:val="18"/>
                <w:szCs w:val="18"/>
              </w:rPr>
            </w:pPr>
            <w:r>
              <w:rPr>
                <w:sz w:val="18"/>
                <w:szCs w:val="18"/>
              </w:rPr>
              <w:t>[0-9][a-z][A-Z]</w:t>
            </w:r>
          </w:p>
        </w:tc>
        <w:tc>
          <w:tcPr>
            <w:tcW w:w="720" w:type="dxa"/>
          </w:tcPr>
          <w:p w14:paraId="052FDAD6">
            <w:pPr>
              <w:spacing w:before="156" w:beforeLines="50" w:line="300" w:lineRule="auto"/>
              <w:rPr>
                <w:sz w:val="18"/>
                <w:szCs w:val="18"/>
              </w:rPr>
            </w:pPr>
            <w:r>
              <w:rPr>
                <w:sz w:val="18"/>
                <w:szCs w:val="18"/>
              </w:rPr>
              <w:t>SCMS</w:t>
            </w:r>
          </w:p>
        </w:tc>
        <w:tc>
          <w:tcPr>
            <w:tcW w:w="1754" w:type="dxa"/>
          </w:tcPr>
          <w:p w14:paraId="132772F9">
            <w:pPr>
              <w:spacing w:before="156" w:beforeLines="50" w:line="300" w:lineRule="auto"/>
              <w:rPr>
                <w:sz w:val="18"/>
                <w:szCs w:val="18"/>
              </w:rPr>
            </w:pPr>
            <w:r>
              <w:rPr>
                <w:rFonts w:hint="eastAsia"/>
                <w:sz w:val="18"/>
                <w:szCs w:val="18"/>
              </w:rPr>
              <w:t>由集成方统一定义</w:t>
            </w:r>
          </w:p>
        </w:tc>
      </w:tr>
      <w:tr w14:paraId="60465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B3DEA0C">
            <w:pPr>
              <w:spacing w:before="156" w:beforeLines="50" w:line="300" w:lineRule="auto"/>
              <w:rPr>
                <w:sz w:val="18"/>
                <w:szCs w:val="18"/>
              </w:rPr>
            </w:pPr>
            <w:r>
              <w:rPr>
                <w:sz w:val="18"/>
                <w:szCs w:val="18"/>
              </w:rPr>
              <w:t>&lt;RCVR&gt;</w:t>
            </w:r>
          </w:p>
        </w:tc>
        <w:tc>
          <w:tcPr>
            <w:tcW w:w="1620" w:type="dxa"/>
          </w:tcPr>
          <w:p w14:paraId="56131922">
            <w:pPr>
              <w:spacing w:before="156" w:beforeLines="50" w:line="300" w:lineRule="auto"/>
              <w:rPr>
                <w:sz w:val="18"/>
                <w:szCs w:val="18"/>
              </w:rPr>
            </w:pPr>
            <w:r>
              <w:rPr>
                <w:rFonts w:hint="eastAsia"/>
                <w:sz w:val="18"/>
                <w:szCs w:val="18"/>
              </w:rPr>
              <w:t>消息接收者</w:t>
            </w:r>
            <w:r>
              <w:rPr>
                <w:sz w:val="18"/>
                <w:szCs w:val="18"/>
              </w:rPr>
              <w:t>M</w:t>
            </w:r>
          </w:p>
        </w:tc>
        <w:tc>
          <w:tcPr>
            <w:tcW w:w="1620" w:type="dxa"/>
          </w:tcPr>
          <w:p w14:paraId="770CDBB3">
            <w:pPr>
              <w:spacing w:before="156" w:beforeLines="50" w:line="300" w:lineRule="auto"/>
              <w:rPr>
                <w:sz w:val="18"/>
                <w:szCs w:val="18"/>
              </w:rPr>
            </w:pPr>
            <w:r>
              <w:rPr>
                <w:sz w:val="18"/>
                <w:szCs w:val="18"/>
              </w:rPr>
              <w:t>S{1-4}</w:t>
            </w:r>
          </w:p>
        </w:tc>
        <w:tc>
          <w:tcPr>
            <w:tcW w:w="1260" w:type="dxa"/>
          </w:tcPr>
          <w:p w14:paraId="5A14A232">
            <w:pPr>
              <w:spacing w:before="156" w:beforeLines="50" w:line="300" w:lineRule="auto"/>
              <w:rPr>
                <w:sz w:val="18"/>
                <w:szCs w:val="18"/>
              </w:rPr>
            </w:pPr>
            <w:r>
              <w:rPr>
                <w:sz w:val="18"/>
                <w:szCs w:val="18"/>
              </w:rPr>
              <w:t>[0-9][a-z][A-Z] | EMPTY</w:t>
            </w:r>
          </w:p>
        </w:tc>
        <w:tc>
          <w:tcPr>
            <w:tcW w:w="720" w:type="dxa"/>
          </w:tcPr>
          <w:p w14:paraId="75FC3016">
            <w:pPr>
              <w:spacing w:before="156" w:beforeLines="50" w:line="300" w:lineRule="auto"/>
              <w:rPr>
                <w:sz w:val="18"/>
                <w:szCs w:val="18"/>
              </w:rPr>
            </w:pPr>
            <w:r>
              <w:rPr>
                <w:sz w:val="18"/>
                <w:szCs w:val="18"/>
              </w:rPr>
              <w:t>OMMS</w:t>
            </w:r>
          </w:p>
        </w:tc>
        <w:tc>
          <w:tcPr>
            <w:tcW w:w="1754" w:type="dxa"/>
          </w:tcPr>
          <w:p w14:paraId="7D21FA62">
            <w:pPr>
              <w:spacing w:before="156" w:beforeLines="50" w:line="300" w:lineRule="auto"/>
              <w:rPr>
                <w:sz w:val="18"/>
                <w:szCs w:val="18"/>
              </w:rPr>
            </w:pPr>
            <w:r>
              <w:rPr>
                <w:rFonts w:hint="eastAsia"/>
                <w:sz w:val="18"/>
                <w:szCs w:val="18"/>
              </w:rPr>
              <w:t>由集成方统一定义</w:t>
            </w:r>
          </w:p>
        </w:tc>
      </w:tr>
      <w:tr w14:paraId="6C085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715B0AC">
            <w:pPr>
              <w:spacing w:before="156" w:beforeLines="50" w:line="300" w:lineRule="auto"/>
              <w:rPr>
                <w:sz w:val="18"/>
                <w:szCs w:val="18"/>
              </w:rPr>
            </w:pPr>
            <w:r>
              <w:rPr>
                <w:sz w:val="18"/>
                <w:szCs w:val="18"/>
              </w:rPr>
              <w:t>&lt;SEQN&gt;</w:t>
            </w:r>
          </w:p>
        </w:tc>
        <w:tc>
          <w:tcPr>
            <w:tcW w:w="1620" w:type="dxa"/>
          </w:tcPr>
          <w:p w14:paraId="4374169B">
            <w:pPr>
              <w:spacing w:before="156" w:beforeLines="50" w:line="300" w:lineRule="auto"/>
              <w:rPr>
                <w:sz w:val="18"/>
                <w:szCs w:val="18"/>
              </w:rPr>
            </w:pPr>
            <w:r>
              <w:rPr>
                <w:rFonts w:hint="eastAsia"/>
                <w:sz w:val="18"/>
                <w:szCs w:val="18"/>
              </w:rPr>
              <w:t>消息序号</w:t>
            </w:r>
            <w:r>
              <w:rPr>
                <w:sz w:val="18"/>
                <w:szCs w:val="18"/>
              </w:rPr>
              <w:t>M</w:t>
            </w:r>
          </w:p>
        </w:tc>
        <w:tc>
          <w:tcPr>
            <w:tcW w:w="1620" w:type="dxa"/>
          </w:tcPr>
          <w:p w14:paraId="57D80BC6">
            <w:pPr>
              <w:spacing w:before="156" w:beforeLines="50" w:line="300" w:lineRule="auto"/>
              <w:rPr>
                <w:sz w:val="18"/>
                <w:szCs w:val="18"/>
              </w:rPr>
            </w:pPr>
            <w:r>
              <w:rPr>
                <w:sz w:val="18"/>
                <w:szCs w:val="18"/>
              </w:rPr>
              <w:t>N{1-6}</w:t>
            </w:r>
          </w:p>
        </w:tc>
        <w:tc>
          <w:tcPr>
            <w:tcW w:w="1260" w:type="dxa"/>
          </w:tcPr>
          <w:p w14:paraId="20092DFC">
            <w:pPr>
              <w:spacing w:before="156" w:beforeLines="50" w:line="300" w:lineRule="auto"/>
              <w:rPr>
                <w:sz w:val="18"/>
                <w:szCs w:val="18"/>
              </w:rPr>
            </w:pPr>
            <w:r>
              <w:rPr>
                <w:sz w:val="18"/>
                <w:szCs w:val="18"/>
              </w:rPr>
              <w:t>1-999999</w:t>
            </w:r>
          </w:p>
        </w:tc>
        <w:tc>
          <w:tcPr>
            <w:tcW w:w="720" w:type="dxa"/>
          </w:tcPr>
          <w:p w14:paraId="1B9C325F">
            <w:pPr>
              <w:spacing w:before="156" w:beforeLines="50" w:line="300" w:lineRule="auto"/>
              <w:rPr>
                <w:sz w:val="18"/>
                <w:szCs w:val="18"/>
              </w:rPr>
            </w:pPr>
            <w:r>
              <w:rPr>
                <w:sz w:val="18"/>
                <w:szCs w:val="18"/>
              </w:rPr>
              <w:t>1111</w:t>
            </w:r>
          </w:p>
        </w:tc>
        <w:tc>
          <w:tcPr>
            <w:tcW w:w="1754" w:type="dxa"/>
          </w:tcPr>
          <w:p w14:paraId="61A62E09">
            <w:pPr>
              <w:spacing w:before="156" w:beforeLines="50" w:line="300" w:lineRule="auto"/>
              <w:rPr>
                <w:sz w:val="18"/>
                <w:szCs w:val="18"/>
              </w:rPr>
            </w:pPr>
            <w:r>
              <w:rPr>
                <w:rFonts w:hint="eastAsia"/>
                <w:sz w:val="18"/>
                <w:szCs w:val="18"/>
              </w:rPr>
              <w:t>取整数，最小值为１，最大值为</w:t>
            </w:r>
            <w:r>
              <w:rPr>
                <w:sz w:val="18"/>
                <w:szCs w:val="18"/>
              </w:rPr>
              <w:t>999999,</w:t>
            </w:r>
            <w:r>
              <w:rPr>
                <w:rFonts w:hint="eastAsia"/>
                <w:sz w:val="18"/>
                <w:szCs w:val="18"/>
              </w:rPr>
              <w:t>达到最大值时循环使用。</w:t>
            </w:r>
          </w:p>
        </w:tc>
      </w:tr>
      <w:tr w14:paraId="1F0E3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10B3217">
            <w:pPr>
              <w:spacing w:before="156" w:beforeLines="50" w:line="300" w:lineRule="auto"/>
              <w:rPr>
                <w:sz w:val="18"/>
                <w:szCs w:val="18"/>
              </w:rPr>
            </w:pPr>
            <w:r>
              <w:rPr>
                <w:sz w:val="18"/>
                <w:szCs w:val="18"/>
              </w:rPr>
              <w:t>&lt;DDTM&gt;</w:t>
            </w:r>
          </w:p>
        </w:tc>
        <w:tc>
          <w:tcPr>
            <w:tcW w:w="1620" w:type="dxa"/>
          </w:tcPr>
          <w:p w14:paraId="184990A5">
            <w:pPr>
              <w:spacing w:before="156" w:beforeLines="50" w:line="300" w:lineRule="auto"/>
              <w:rPr>
                <w:sz w:val="18"/>
                <w:szCs w:val="18"/>
              </w:rPr>
            </w:pPr>
            <w:r>
              <w:rPr>
                <w:rFonts w:hint="eastAsia"/>
                <w:sz w:val="18"/>
                <w:szCs w:val="18"/>
              </w:rPr>
              <w:t>发送时间</w:t>
            </w:r>
            <w:r>
              <w:rPr>
                <w:sz w:val="18"/>
                <w:szCs w:val="18"/>
              </w:rPr>
              <w:t>M</w:t>
            </w:r>
          </w:p>
        </w:tc>
        <w:tc>
          <w:tcPr>
            <w:tcW w:w="1620" w:type="dxa"/>
          </w:tcPr>
          <w:p w14:paraId="37CB2C71">
            <w:pPr>
              <w:spacing w:before="156" w:beforeLines="50" w:line="300" w:lineRule="auto"/>
              <w:rPr>
                <w:sz w:val="18"/>
                <w:szCs w:val="18"/>
              </w:rPr>
            </w:pPr>
            <w:r>
              <w:rPr>
                <w:sz w:val="18"/>
                <w:szCs w:val="18"/>
              </w:rPr>
              <w:t>DT{1-14}/DTF(yyyyMMddHHmmss)</w:t>
            </w:r>
          </w:p>
        </w:tc>
        <w:tc>
          <w:tcPr>
            <w:tcW w:w="1260" w:type="dxa"/>
          </w:tcPr>
          <w:p w14:paraId="50FA647B">
            <w:pPr>
              <w:spacing w:before="156" w:beforeLines="50" w:line="300" w:lineRule="auto"/>
              <w:rPr>
                <w:sz w:val="18"/>
                <w:szCs w:val="18"/>
              </w:rPr>
            </w:pPr>
            <w:r>
              <w:rPr>
                <w:sz w:val="18"/>
                <w:szCs w:val="18"/>
              </w:rPr>
              <w:t>N/A</w:t>
            </w:r>
          </w:p>
        </w:tc>
        <w:tc>
          <w:tcPr>
            <w:tcW w:w="720" w:type="dxa"/>
          </w:tcPr>
          <w:p w14:paraId="6C1B5FD6">
            <w:pPr>
              <w:spacing w:before="156" w:beforeLines="50" w:line="300" w:lineRule="auto"/>
              <w:rPr>
                <w:sz w:val="18"/>
                <w:szCs w:val="18"/>
              </w:rPr>
            </w:pPr>
            <w:r>
              <w:rPr>
                <w:sz w:val="18"/>
                <w:szCs w:val="18"/>
              </w:rPr>
              <w:t>20100103211034</w:t>
            </w:r>
          </w:p>
        </w:tc>
        <w:tc>
          <w:tcPr>
            <w:tcW w:w="1754" w:type="dxa"/>
          </w:tcPr>
          <w:p w14:paraId="60C405C5">
            <w:pPr>
              <w:spacing w:before="156" w:beforeLines="50" w:line="300" w:lineRule="auto"/>
              <w:rPr>
                <w:sz w:val="18"/>
                <w:szCs w:val="18"/>
              </w:rPr>
            </w:pPr>
            <w:r>
              <w:rPr>
                <w:sz w:val="18"/>
                <w:szCs w:val="18"/>
              </w:rPr>
              <w:t>N/A</w:t>
            </w:r>
          </w:p>
        </w:tc>
      </w:tr>
      <w:tr w14:paraId="49838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09644EF4">
            <w:pPr>
              <w:spacing w:before="156" w:beforeLines="50" w:line="300" w:lineRule="auto"/>
              <w:rPr>
                <w:sz w:val="18"/>
                <w:szCs w:val="18"/>
              </w:rPr>
            </w:pPr>
            <w:r>
              <w:rPr>
                <w:sz w:val="18"/>
                <w:szCs w:val="18"/>
              </w:rPr>
              <w:t>&lt;TYPE&gt;</w:t>
            </w:r>
          </w:p>
        </w:tc>
        <w:tc>
          <w:tcPr>
            <w:tcW w:w="1620" w:type="dxa"/>
            <w:shd w:val="clear" w:color="auto" w:fill="FFFFFF"/>
          </w:tcPr>
          <w:p w14:paraId="076BD528">
            <w:pPr>
              <w:spacing w:before="156" w:beforeLines="50" w:line="300" w:lineRule="auto"/>
              <w:rPr>
                <w:sz w:val="18"/>
                <w:szCs w:val="18"/>
              </w:rPr>
            </w:pPr>
            <w:r>
              <w:rPr>
                <w:rFonts w:hint="eastAsia"/>
                <w:sz w:val="18"/>
                <w:szCs w:val="18"/>
              </w:rPr>
              <w:t>消息类别</w:t>
            </w:r>
            <w:r>
              <w:rPr>
                <w:sz w:val="18"/>
                <w:szCs w:val="18"/>
              </w:rPr>
              <w:t>M</w:t>
            </w:r>
          </w:p>
        </w:tc>
        <w:tc>
          <w:tcPr>
            <w:tcW w:w="1620" w:type="dxa"/>
            <w:shd w:val="clear" w:color="auto" w:fill="FFFFFF"/>
          </w:tcPr>
          <w:p w14:paraId="29EEC122">
            <w:pPr>
              <w:spacing w:before="156" w:beforeLines="50" w:line="300" w:lineRule="auto"/>
              <w:rPr>
                <w:sz w:val="18"/>
                <w:szCs w:val="18"/>
              </w:rPr>
            </w:pPr>
            <w:r>
              <w:rPr>
                <w:sz w:val="18"/>
                <w:szCs w:val="18"/>
              </w:rPr>
              <w:t>S{1-4}</w:t>
            </w:r>
          </w:p>
        </w:tc>
        <w:tc>
          <w:tcPr>
            <w:tcW w:w="1260" w:type="dxa"/>
            <w:shd w:val="clear" w:color="auto" w:fill="FFFFFF"/>
          </w:tcPr>
          <w:p w14:paraId="789F7906">
            <w:pPr>
              <w:spacing w:before="156" w:beforeLines="50" w:line="300" w:lineRule="auto"/>
              <w:rPr>
                <w:sz w:val="18"/>
                <w:szCs w:val="18"/>
              </w:rPr>
            </w:pPr>
            <w:r>
              <w:rPr>
                <w:sz w:val="18"/>
                <w:szCs w:val="18"/>
              </w:rPr>
              <w:t>[0-9][a-z][A-Z]</w:t>
            </w:r>
          </w:p>
        </w:tc>
        <w:tc>
          <w:tcPr>
            <w:tcW w:w="720" w:type="dxa"/>
            <w:shd w:val="clear" w:color="auto" w:fill="FFFFFF"/>
          </w:tcPr>
          <w:p w14:paraId="6372B669">
            <w:pPr>
              <w:spacing w:before="156" w:beforeLines="50" w:line="300" w:lineRule="auto"/>
              <w:rPr>
                <w:sz w:val="18"/>
                <w:szCs w:val="18"/>
              </w:rPr>
            </w:pPr>
            <w:r>
              <w:rPr>
                <w:sz w:val="18"/>
                <w:szCs w:val="18"/>
              </w:rPr>
              <w:t>PBME</w:t>
            </w:r>
          </w:p>
        </w:tc>
        <w:tc>
          <w:tcPr>
            <w:tcW w:w="1754" w:type="dxa"/>
            <w:shd w:val="clear" w:color="auto" w:fill="FFFFFF"/>
          </w:tcPr>
          <w:p w14:paraId="27E768A5">
            <w:pPr>
              <w:spacing w:before="156" w:beforeLines="50" w:line="300" w:lineRule="auto"/>
              <w:rPr>
                <w:sz w:val="18"/>
                <w:szCs w:val="18"/>
              </w:rPr>
            </w:pPr>
            <w:r>
              <w:rPr>
                <w:sz w:val="18"/>
                <w:szCs w:val="18"/>
              </w:rPr>
              <w:t>N/A</w:t>
            </w:r>
          </w:p>
        </w:tc>
      </w:tr>
      <w:tr w14:paraId="5AC0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0C3D25E5">
            <w:pPr>
              <w:spacing w:before="156" w:beforeLines="50" w:line="300" w:lineRule="auto"/>
              <w:rPr>
                <w:sz w:val="18"/>
                <w:szCs w:val="18"/>
              </w:rPr>
            </w:pPr>
            <w:r>
              <w:rPr>
                <w:sz w:val="18"/>
                <w:szCs w:val="18"/>
              </w:rPr>
              <w:t>&lt;STYP&gt;</w:t>
            </w:r>
          </w:p>
        </w:tc>
        <w:tc>
          <w:tcPr>
            <w:tcW w:w="1620" w:type="dxa"/>
            <w:shd w:val="clear" w:color="auto" w:fill="FFFFFF"/>
          </w:tcPr>
          <w:p w14:paraId="3AF84432">
            <w:pPr>
              <w:spacing w:before="156" w:beforeLines="50" w:line="300" w:lineRule="auto"/>
              <w:rPr>
                <w:sz w:val="18"/>
                <w:szCs w:val="18"/>
              </w:rPr>
            </w:pPr>
            <w:r>
              <w:rPr>
                <w:rFonts w:hint="eastAsia"/>
                <w:sz w:val="18"/>
                <w:szCs w:val="18"/>
              </w:rPr>
              <w:t>消息类型</w:t>
            </w:r>
            <w:r>
              <w:rPr>
                <w:sz w:val="18"/>
                <w:szCs w:val="18"/>
              </w:rPr>
              <w:t>M</w:t>
            </w:r>
          </w:p>
        </w:tc>
        <w:tc>
          <w:tcPr>
            <w:tcW w:w="1620" w:type="dxa"/>
            <w:shd w:val="clear" w:color="auto" w:fill="FFFFFF"/>
          </w:tcPr>
          <w:p w14:paraId="62D628DF">
            <w:pPr>
              <w:spacing w:before="156" w:beforeLines="50" w:line="300" w:lineRule="auto"/>
              <w:rPr>
                <w:sz w:val="18"/>
                <w:szCs w:val="18"/>
              </w:rPr>
            </w:pPr>
            <w:r>
              <w:rPr>
                <w:sz w:val="18"/>
                <w:szCs w:val="18"/>
              </w:rPr>
              <w:t>S{1-4}</w:t>
            </w:r>
          </w:p>
        </w:tc>
        <w:tc>
          <w:tcPr>
            <w:tcW w:w="1260" w:type="dxa"/>
            <w:shd w:val="clear" w:color="auto" w:fill="FFFFFF"/>
          </w:tcPr>
          <w:p w14:paraId="6D865FE5">
            <w:pPr>
              <w:spacing w:before="156" w:beforeLines="50" w:line="300" w:lineRule="auto"/>
              <w:rPr>
                <w:sz w:val="18"/>
                <w:szCs w:val="18"/>
              </w:rPr>
            </w:pPr>
            <w:r>
              <w:rPr>
                <w:sz w:val="18"/>
                <w:szCs w:val="18"/>
              </w:rPr>
              <w:t>[0-9][a-z][A-Z]</w:t>
            </w:r>
          </w:p>
        </w:tc>
        <w:tc>
          <w:tcPr>
            <w:tcW w:w="720" w:type="dxa"/>
            <w:shd w:val="clear" w:color="auto" w:fill="FFFFFF"/>
          </w:tcPr>
          <w:p w14:paraId="2B09B7C1">
            <w:pPr>
              <w:spacing w:before="156" w:beforeLines="50" w:line="300" w:lineRule="auto"/>
              <w:rPr>
                <w:sz w:val="18"/>
                <w:szCs w:val="18"/>
              </w:rPr>
            </w:pPr>
            <w:r>
              <w:rPr>
                <w:sz w:val="18"/>
                <w:szCs w:val="18"/>
              </w:rPr>
              <w:t>SDDE</w:t>
            </w:r>
          </w:p>
        </w:tc>
        <w:tc>
          <w:tcPr>
            <w:tcW w:w="1754" w:type="dxa"/>
            <w:shd w:val="clear" w:color="auto" w:fill="FFFFFF"/>
          </w:tcPr>
          <w:p w14:paraId="67624FBA">
            <w:pPr>
              <w:spacing w:before="156" w:beforeLines="50" w:line="300" w:lineRule="auto"/>
              <w:rPr>
                <w:sz w:val="18"/>
                <w:szCs w:val="18"/>
              </w:rPr>
            </w:pPr>
            <w:r>
              <w:rPr>
                <w:sz w:val="18"/>
                <w:szCs w:val="18"/>
              </w:rPr>
              <w:t>N/A</w:t>
            </w:r>
          </w:p>
        </w:tc>
      </w:tr>
      <w:tr w14:paraId="3C7D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5F04A5EA">
            <w:pPr>
              <w:spacing w:before="156" w:beforeLines="50" w:line="300" w:lineRule="auto"/>
              <w:rPr>
                <w:sz w:val="18"/>
                <w:szCs w:val="18"/>
              </w:rPr>
            </w:pPr>
          </w:p>
        </w:tc>
        <w:tc>
          <w:tcPr>
            <w:tcW w:w="1620" w:type="dxa"/>
            <w:shd w:val="clear" w:color="auto" w:fill="CCFFCC"/>
          </w:tcPr>
          <w:p w14:paraId="388BB472">
            <w:pPr>
              <w:spacing w:before="156" w:beforeLines="50" w:line="300" w:lineRule="auto"/>
              <w:rPr>
                <w:sz w:val="18"/>
                <w:szCs w:val="18"/>
              </w:rPr>
            </w:pPr>
          </w:p>
        </w:tc>
        <w:tc>
          <w:tcPr>
            <w:tcW w:w="1620" w:type="dxa"/>
            <w:shd w:val="clear" w:color="auto" w:fill="CCFFCC"/>
          </w:tcPr>
          <w:p w14:paraId="3C33C119">
            <w:pPr>
              <w:spacing w:before="156" w:beforeLines="50" w:line="300" w:lineRule="auto"/>
              <w:rPr>
                <w:sz w:val="18"/>
                <w:szCs w:val="18"/>
              </w:rPr>
            </w:pPr>
          </w:p>
        </w:tc>
        <w:tc>
          <w:tcPr>
            <w:tcW w:w="1260" w:type="dxa"/>
            <w:shd w:val="clear" w:color="auto" w:fill="CCFFCC"/>
          </w:tcPr>
          <w:p w14:paraId="4292A343">
            <w:pPr>
              <w:spacing w:before="156" w:beforeLines="50" w:line="300" w:lineRule="auto"/>
              <w:rPr>
                <w:sz w:val="18"/>
                <w:szCs w:val="18"/>
              </w:rPr>
            </w:pPr>
          </w:p>
        </w:tc>
        <w:tc>
          <w:tcPr>
            <w:tcW w:w="720" w:type="dxa"/>
            <w:shd w:val="clear" w:color="auto" w:fill="CCFFCC"/>
          </w:tcPr>
          <w:p w14:paraId="4BCE26C9">
            <w:pPr>
              <w:spacing w:before="156" w:beforeLines="50" w:line="300" w:lineRule="auto"/>
              <w:rPr>
                <w:sz w:val="18"/>
                <w:szCs w:val="18"/>
              </w:rPr>
            </w:pPr>
          </w:p>
        </w:tc>
        <w:tc>
          <w:tcPr>
            <w:tcW w:w="1754" w:type="dxa"/>
            <w:shd w:val="clear" w:color="auto" w:fill="CCFFCC"/>
          </w:tcPr>
          <w:p w14:paraId="24691BEA">
            <w:pPr>
              <w:spacing w:before="156" w:beforeLines="50" w:line="300" w:lineRule="auto"/>
              <w:rPr>
                <w:sz w:val="18"/>
                <w:szCs w:val="18"/>
              </w:rPr>
            </w:pPr>
          </w:p>
        </w:tc>
      </w:tr>
      <w:tr w14:paraId="4150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9E0F067">
            <w:pPr>
              <w:spacing w:before="156" w:beforeLines="50" w:line="300" w:lineRule="auto"/>
              <w:rPr>
                <w:sz w:val="18"/>
                <w:szCs w:val="18"/>
              </w:rPr>
            </w:pPr>
            <w:r>
              <w:rPr>
                <w:sz w:val="18"/>
                <w:szCs w:val="18"/>
              </w:rPr>
              <w:t>&lt;SCDT&gt;</w:t>
            </w:r>
          </w:p>
        </w:tc>
        <w:tc>
          <w:tcPr>
            <w:tcW w:w="1620" w:type="dxa"/>
          </w:tcPr>
          <w:p w14:paraId="078F04A5">
            <w:pPr>
              <w:spacing w:before="156" w:beforeLines="50" w:line="300" w:lineRule="auto"/>
              <w:rPr>
                <w:sz w:val="18"/>
                <w:szCs w:val="18"/>
              </w:rPr>
            </w:pPr>
            <w:r>
              <w:rPr>
                <w:rFonts w:hint="eastAsia"/>
                <w:sz w:val="18"/>
                <w:szCs w:val="18"/>
              </w:rPr>
              <w:t>员工上班计划信息标签</w:t>
            </w:r>
            <w:r>
              <w:rPr>
                <w:sz w:val="18"/>
                <w:szCs w:val="18"/>
              </w:rPr>
              <w:t>M</w:t>
            </w:r>
          </w:p>
        </w:tc>
        <w:tc>
          <w:tcPr>
            <w:tcW w:w="1620" w:type="dxa"/>
          </w:tcPr>
          <w:p w14:paraId="05F85408">
            <w:pPr>
              <w:spacing w:before="156" w:beforeLines="50" w:line="300" w:lineRule="auto"/>
              <w:rPr>
                <w:sz w:val="18"/>
                <w:szCs w:val="18"/>
              </w:rPr>
            </w:pPr>
            <w:r>
              <w:rPr>
                <w:sz w:val="18"/>
                <w:szCs w:val="18"/>
              </w:rPr>
              <w:t>N/A</w:t>
            </w:r>
          </w:p>
        </w:tc>
        <w:tc>
          <w:tcPr>
            <w:tcW w:w="1260" w:type="dxa"/>
          </w:tcPr>
          <w:p w14:paraId="2109EB24">
            <w:pPr>
              <w:spacing w:before="156" w:beforeLines="50" w:line="300" w:lineRule="auto"/>
              <w:rPr>
                <w:sz w:val="18"/>
                <w:szCs w:val="18"/>
              </w:rPr>
            </w:pPr>
            <w:r>
              <w:rPr>
                <w:sz w:val="18"/>
                <w:szCs w:val="18"/>
              </w:rPr>
              <w:t>N/A</w:t>
            </w:r>
          </w:p>
        </w:tc>
        <w:tc>
          <w:tcPr>
            <w:tcW w:w="720" w:type="dxa"/>
          </w:tcPr>
          <w:p w14:paraId="47FCE1BC">
            <w:pPr>
              <w:spacing w:before="156" w:beforeLines="50" w:line="300" w:lineRule="auto"/>
              <w:rPr>
                <w:sz w:val="18"/>
                <w:szCs w:val="18"/>
              </w:rPr>
            </w:pPr>
            <w:r>
              <w:rPr>
                <w:sz w:val="18"/>
                <w:szCs w:val="18"/>
              </w:rPr>
              <w:t>N/A</w:t>
            </w:r>
          </w:p>
        </w:tc>
        <w:tc>
          <w:tcPr>
            <w:tcW w:w="1754" w:type="dxa"/>
          </w:tcPr>
          <w:p w14:paraId="3E8D061E">
            <w:pPr>
              <w:spacing w:before="156" w:beforeLines="50" w:line="300" w:lineRule="auto"/>
              <w:rPr>
                <w:sz w:val="18"/>
                <w:szCs w:val="18"/>
              </w:rPr>
            </w:pPr>
            <w:r>
              <w:rPr>
                <w:sz w:val="18"/>
                <w:szCs w:val="18"/>
              </w:rPr>
              <w:t>N/A</w:t>
            </w:r>
          </w:p>
        </w:tc>
      </w:tr>
      <w:tr w14:paraId="322AD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98CCA55">
            <w:pPr>
              <w:spacing w:before="156" w:beforeLines="50" w:line="300" w:lineRule="auto"/>
              <w:rPr>
                <w:sz w:val="18"/>
                <w:szCs w:val="18"/>
              </w:rPr>
            </w:pPr>
            <w:r>
              <w:rPr>
                <w:sz w:val="18"/>
                <w:szCs w:val="18"/>
              </w:rPr>
              <w:t>&lt;ID&gt;</w:t>
            </w:r>
          </w:p>
        </w:tc>
        <w:tc>
          <w:tcPr>
            <w:tcW w:w="1620" w:type="dxa"/>
          </w:tcPr>
          <w:p w14:paraId="1AC9DB32">
            <w:pPr>
              <w:spacing w:before="156" w:beforeLines="50" w:line="300" w:lineRule="auto"/>
              <w:rPr>
                <w:sz w:val="18"/>
                <w:szCs w:val="18"/>
              </w:rPr>
            </w:pPr>
            <w:r>
              <w:rPr>
                <w:rFonts w:hint="eastAsia"/>
                <w:sz w:val="18"/>
                <w:szCs w:val="18"/>
              </w:rPr>
              <w:t>员工上班计划编码如果</w:t>
            </w:r>
            <w:r>
              <w:rPr>
                <w:sz w:val="18"/>
                <w:szCs w:val="18"/>
              </w:rPr>
              <w:t>&lt;SCDT&gt;</w:t>
            </w:r>
            <w:r>
              <w:rPr>
                <w:rFonts w:hint="eastAsia"/>
                <w:sz w:val="18"/>
                <w:szCs w:val="18"/>
              </w:rPr>
              <w:t>存在</w:t>
            </w:r>
            <w:r>
              <w:rPr>
                <w:sz w:val="18"/>
                <w:szCs w:val="18"/>
              </w:rPr>
              <w:t>M</w:t>
            </w:r>
          </w:p>
        </w:tc>
        <w:tc>
          <w:tcPr>
            <w:tcW w:w="1620" w:type="dxa"/>
          </w:tcPr>
          <w:p w14:paraId="3EA05025">
            <w:pPr>
              <w:spacing w:before="156" w:beforeLines="50" w:line="300" w:lineRule="auto"/>
              <w:rPr>
                <w:sz w:val="18"/>
                <w:szCs w:val="18"/>
              </w:rPr>
            </w:pPr>
            <w:r>
              <w:rPr>
                <w:sz w:val="18"/>
                <w:szCs w:val="18"/>
              </w:rPr>
              <w:t>S{1-7}</w:t>
            </w:r>
          </w:p>
        </w:tc>
        <w:tc>
          <w:tcPr>
            <w:tcW w:w="1260" w:type="dxa"/>
          </w:tcPr>
          <w:p w14:paraId="63AE9B41">
            <w:pPr>
              <w:spacing w:before="156" w:beforeLines="50" w:line="300" w:lineRule="auto"/>
              <w:rPr>
                <w:sz w:val="18"/>
                <w:szCs w:val="18"/>
              </w:rPr>
            </w:pPr>
            <w:r>
              <w:rPr>
                <w:sz w:val="18"/>
                <w:szCs w:val="18"/>
              </w:rPr>
              <w:t>N/A</w:t>
            </w:r>
          </w:p>
        </w:tc>
        <w:tc>
          <w:tcPr>
            <w:tcW w:w="720" w:type="dxa"/>
          </w:tcPr>
          <w:p w14:paraId="63D6738D">
            <w:pPr>
              <w:spacing w:before="156" w:beforeLines="50" w:line="300" w:lineRule="auto"/>
              <w:rPr>
                <w:sz w:val="18"/>
                <w:szCs w:val="18"/>
              </w:rPr>
            </w:pPr>
            <w:r>
              <w:rPr>
                <w:sz w:val="18"/>
                <w:szCs w:val="18"/>
              </w:rPr>
              <w:t>0100201</w:t>
            </w:r>
          </w:p>
        </w:tc>
        <w:tc>
          <w:tcPr>
            <w:tcW w:w="1754" w:type="dxa"/>
          </w:tcPr>
          <w:p w14:paraId="6EF0EDDF">
            <w:pPr>
              <w:spacing w:before="156" w:beforeLines="50" w:line="300" w:lineRule="auto"/>
              <w:rPr>
                <w:sz w:val="18"/>
                <w:szCs w:val="18"/>
              </w:rPr>
            </w:pPr>
          </w:p>
        </w:tc>
      </w:tr>
    </w:tbl>
    <w:p w14:paraId="3D491336">
      <w:pPr>
        <w:pStyle w:val="8"/>
        <w:widowControl w:val="0"/>
        <w:spacing w:line="360" w:lineRule="auto"/>
        <w:jc w:val="both"/>
        <w:rPr>
          <w:rFonts w:ascii="宋体"/>
          <w:szCs w:val="30"/>
        </w:rPr>
      </w:pPr>
      <w:r>
        <w:rPr>
          <w:rFonts w:ascii="宋体" w:hAnsi="宋体"/>
          <w:szCs w:val="30"/>
        </w:rPr>
        <w:t>XML</w:t>
      </w:r>
      <w:r>
        <w:rPr>
          <w:rFonts w:hint="eastAsia" w:ascii="宋体" w:hAnsi="宋体"/>
          <w:szCs w:val="30"/>
        </w:rPr>
        <w:t>样例</w:t>
      </w:r>
    </w:p>
    <w:p w14:paraId="42AF7D32">
      <w:pPr>
        <w:spacing w:after="240"/>
      </w:pPr>
      <w:r>
        <w:t>&lt;?xml version="1.0" encoding="UTF-8"?&gt;</w:t>
      </w:r>
      <w:r>
        <w:br w:type="textWrapping"/>
      </w:r>
      <w:r>
        <w:t>&lt;MSG&gt;</w:t>
      </w:r>
      <w:r>
        <w:br w:type="textWrapping"/>
      </w:r>
      <w:r>
        <w:t>    &lt;META&gt;</w:t>
      </w:r>
      <w:r>
        <w:br w:type="textWrapping"/>
      </w:r>
      <w:r>
        <w:t>        &lt;SNDR&gt;SCMS&lt;/SNDR&gt;</w:t>
      </w:r>
      <w:r>
        <w:br w:type="textWrapping"/>
      </w:r>
      <w:r>
        <w:t>        &lt;RCVR&gt;&lt;/RCVR&gt;</w:t>
      </w:r>
      <w:r>
        <w:br w:type="textWrapping"/>
      </w:r>
      <w:r>
        <w:t>        &lt;SEQN&gt;1&lt;/SEQN&gt;</w:t>
      </w:r>
      <w:r>
        <w:br w:type="textWrapping"/>
      </w:r>
      <w:r>
        <w:t>        &lt;DDTM&gt;2010010223000&lt;/DDTM&gt;</w:t>
      </w:r>
      <w:r>
        <w:br w:type="textWrapping"/>
      </w:r>
      <w:r>
        <w:t>        &lt;TYPE&gt;PBME&lt;/TYPE&gt;</w:t>
      </w:r>
      <w:r>
        <w:br w:type="textWrapping"/>
      </w:r>
      <w:r>
        <w:t>        &lt;STYP&gt;SDDE&lt;/STYP&gt;</w:t>
      </w:r>
      <w:r>
        <w:br w:type="textWrapping"/>
      </w:r>
      <w:r>
        <w:t>    &lt;/META&gt;</w:t>
      </w:r>
      <w:r>
        <w:br w:type="textWrapping"/>
      </w:r>
      <w:r>
        <w:t>    &lt;SCDT&gt;</w:t>
      </w:r>
      <w:r>
        <w:br w:type="textWrapping"/>
      </w:r>
      <w:r>
        <w:t>        &lt;ID&gt;101098&lt;/ID&gt;</w:t>
      </w:r>
      <w:r>
        <w:br w:type="textWrapping"/>
      </w:r>
      <w:r>
        <w:t>        &lt;CODE&gt;101098&lt;/CODE&gt;</w:t>
      </w:r>
      <w:r>
        <w:br w:type="textWrapping"/>
      </w:r>
      <w:r>
        <w:t>        </w:t>
      </w:r>
      <w:r>
        <w:rPr>
          <w:rFonts w:hint="eastAsia"/>
        </w:rPr>
        <w:t>&lt;NAME&gt;张三&lt;/NAME&gt;</w:t>
      </w:r>
      <w:r>
        <w:br w:type="textWrapping"/>
      </w:r>
      <w:r>
        <w:t>    &lt;/SCDT&gt;</w:t>
      </w:r>
      <w:r>
        <w:br w:type="textWrapping"/>
      </w:r>
      <w:r>
        <w:t xml:space="preserve">&lt;/MSG&gt; </w:t>
      </w:r>
    </w:p>
    <w:p w14:paraId="558506BF">
      <w:pPr>
        <w:pStyle w:val="7"/>
        <w:widowControl w:val="0"/>
        <w:spacing w:line="360" w:lineRule="auto"/>
        <w:jc w:val="both"/>
        <w:rPr>
          <w:rFonts w:ascii="宋体"/>
          <w:sz w:val="28"/>
          <w:szCs w:val="30"/>
        </w:rPr>
      </w:pPr>
      <w:r>
        <w:rPr>
          <w:rFonts w:hint="eastAsia" w:ascii="宋体" w:hAnsi="宋体"/>
          <w:sz w:val="28"/>
          <w:szCs w:val="30"/>
        </w:rPr>
        <w:t>员工上班计划请求消息（</w:t>
      </w:r>
      <w:r>
        <w:rPr>
          <w:rFonts w:ascii="宋体" w:hAnsi="宋体"/>
          <w:sz w:val="28"/>
          <w:szCs w:val="30"/>
        </w:rPr>
        <w:t>RQSD</w:t>
      </w:r>
      <w:r>
        <w:rPr>
          <w:rFonts w:hint="eastAsia" w:ascii="宋体" w:hAnsi="宋体"/>
          <w:sz w:val="28"/>
          <w:szCs w:val="30"/>
        </w:rPr>
        <w:t>）</w:t>
      </w:r>
    </w:p>
    <w:p w14:paraId="600651BC">
      <w:pPr>
        <w:pStyle w:val="8"/>
        <w:widowControl w:val="0"/>
        <w:spacing w:line="360" w:lineRule="auto"/>
        <w:jc w:val="both"/>
        <w:rPr>
          <w:rFonts w:ascii="宋体"/>
          <w:szCs w:val="30"/>
        </w:rPr>
      </w:pPr>
      <w:r>
        <w:rPr>
          <w:rFonts w:ascii="宋体" w:hAnsi="宋体"/>
          <w:szCs w:val="30"/>
        </w:rPr>
        <w:t>RQSD</w:t>
      </w:r>
      <w:r>
        <w:rPr>
          <w:rFonts w:hint="eastAsia" w:ascii="宋体" w:hAnsi="宋体"/>
          <w:szCs w:val="30"/>
        </w:rPr>
        <w:t>消息说明</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6392"/>
      </w:tblGrid>
      <w:tr w14:paraId="19604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575DF1B3">
            <w:pPr>
              <w:spacing w:before="156" w:beforeLines="50" w:line="300" w:lineRule="auto"/>
              <w:rPr>
                <w:sz w:val="18"/>
                <w:szCs w:val="18"/>
              </w:rPr>
            </w:pPr>
            <w:r>
              <w:rPr>
                <w:rFonts w:hint="eastAsia"/>
                <w:sz w:val="18"/>
                <w:szCs w:val="18"/>
              </w:rPr>
              <w:t>消息类型</w:t>
            </w:r>
            <w:r>
              <w:rPr>
                <w:sz w:val="18"/>
                <w:szCs w:val="18"/>
              </w:rPr>
              <w:t>TYPE</w:t>
            </w:r>
          </w:p>
        </w:tc>
        <w:tc>
          <w:tcPr>
            <w:tcW w:w="6392" w:type="dxa"/>
          </w:tcPr>
          <w:p w14:paraId="21291B39">
            <w:pPr>
              <w:spacing w:before="156" w:beforeLines="50" w:line="300" w:lineRule="auto"/>
              <w:rPr>
                <w:b/>
                <w:sz w:val="18"/>
                <w:szCs w:val="18"/>
              </w:rPr>
            </w:pPr>
            <w:r>
              <w:rPr>
                <w:b/>
                <w:sz w:val="18"/>
                <w:szCs w:val="18"/>
              </w:rPr>
              <w:t>RQSD</w:t>
            </w:r>
          </w:p>
        </w:tc>
      </w:tr>
      <w:tr w14:paraId="6473A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4C89C87B">
            <w:pPr>
              <w:spacing w:before="156" w:beforeLines="50" w:line="300" w:lineRule="auto"/>
              <w:rPr>
                <w:sz w:val="18"/>
                <w:szCs w:val="18"/>
              </w:rPr>
            </w:pPr>
            <w:r>
              <w:rPr>
                <w:rFonts w:hint="eastAsia"/>
                <w:sz w:val="18"/>
                <w:szCs w:val="18"/>
              </w:rPr>
              <w:t>应用场景及说明</w:t>
            </w:r>
          </w:p>
        </w:tc>
        <w:tc>
          <w:tcPr>
            <w:tcW w:w="6392" w:type="dxa"/>
          </w:tcPr>
          <w:p w14:paraId="1843B00B">
            <w:pPr>
              <w:widowControl w:val="0"/>
              <w:numPr>
                <w:ilvl w:val="0"/>
                <w:numId w:val="2"/>
              </w:numPr>
              <w:spacing w:before="156" w:beforeLines="50" w:line="300" w:lineRule="auto"/>
              <w:jc w:val="both"/>
              <w:rPr>
                <w:sz w:val="18"/>
                <w:szCs w:val="18"/>
              </w:rPr>
            </w:pPr>
            <w:r>
              <w:rPr>
                <w:rFonts w:hint="eastAsia"/>
                <w:sz w:val="18"/>
                <w:szCs w:val="18"/>
              </w:rPr>
              <w:t>其它接入系统向排班信息系统请求员工上班计划信息</w:t>
            </w:r>
          </w:p>
          <w:p w14:paraId="5BA3E140">
            <w:pPr>
              <w:widowControl w:val="0"/>
              <w:numPr>
                <w:ilvl w:val="0"/>
                <w:numId w:val="2"/>
              </w:numPr>
              <w:spacing w:before="156" w:beforeLines="50" w:line="300" w:lineRule="auto"/>
              <w:jc w:val="both"/>
              <w:rPr>
                <w:sz w:val="18"/>
                <w:szCs w:val="18"/>
              </w:rPr>
            </w:pPr>
            <w:r>
              <w:rPr>
                <w:rFonts w:hint="eastAsia"/>
                <w:sz w:val="18"/>
                <w:szCs w:val="18"/>
              </w:rPr>
              <w:t>消息大类型属于</w:t>
            </w:r>
            <w:r>
              <w:rPr>
                <w:sz w:val="18"/>
                <w:szCs w:val="18"/>
              </w:rPr>
              <w:t>REQE</w:t>
            </w:r>
            <w:r>
              <w:rPr>
                <w:rFonts w:hint="eastAsia"/>
                <w:sz w:val="18"/>
                <w:szCs w:val="18"/>
              </w:rPr>
              <w:t>，可以按照</w:t>
            </w:r>
            <w:r>
              <w:rPr>
                <w:sz w:val="18"/>
                <w:szCs w:val="18"/>
              </w:rPr>
              <w:t>REQE</w:t>
            </w:r>
            <w:r>
              <w:rPr>
                <w:rFonts w:hint="eastAsia"/>
                <w:sz w:val="18"/>
                <w:szCs w:val="18"/>
              </w:rPr>
              <w:t>来处理</w:t>
            </w:r>
          </w:p>
        </w:tc>
      </w:tr>
      <w:tr w14:paraId="626F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75CFA8C7">
            <w:pPr>
              <w:spacing w:before="156" w:beforeLines="50" w:line="300" w:lineRule="auto"/>
              <w:rPr>
                <w:sz w:val="18"/>
                <w:szCs w:val="18"/>
              </w:rPr>
            </w:pPr>
            <w:r>
              <w:rPr>
                <w:rFonts w:hint="eastAsia"/>
                <w:sz w:val="18"/>
                <w:szCs w:val="18"/>
              </w:rPr>
              <w:t>优先级别</w:t>
            </w:r>
          </w:p>
        </w:tc>
        <w:tc>
          <w:tcPr>
            <w:tcW w:w="6392" w:type="dxa"/>
          </w:tcPr>
          <w:p w14:paraId="073C20CB">
            <w:pPr>
              <w:spacing w:before="156" w:beforeLines="50" w:line="300" w:lineRule="auto"/>
              <w:rPr>
                <w:sz w:val="18"/>
                <w:szCs w:val="18"/>
              </w:rPr>
            </w:pPr>
            <w:r>
              <w:rPr>
                <w:sz w:val="18"/>
                <w:szCs w:val="18"/>
              </w:rPr>
              <w:t>4</w:t>
            </w:r>
          </w:p>
        </w:tc>
      </w:tr>
      <w:tr w14:paraId="325E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11BF1C36">
            <w:pPr>
              <w:spacing w:before="156" w:beforeLines="50" w:line="300" w:lineRule="auto"/>
              <w:rPr>
                <w:sz w:val="18"/>
                <w:szCs w:val="18"/>
              </w:rPr>
            </w:pPr>
            <w:r>
              <w:rPr>
                <w:rFonts w:hint="eastAsia"/>
                <w:sz w:val="18"/>
                <w:szCs w:val="18"/>
              </w:rPr>
              <w:t>发送源</w:t>
            </w:r>
          </w:p>
        </w:tc>
        <w:tc>
          <w:tcPr>
            <w:tcW w:w="6392" w:type="dxa"/>
          </w:tcPr>
          <w:p w14:paraId="7E8C064D">
            <w:pPr>
              <w:spacing w:before="156" w:beforeLines="50" w:line="300" w:lineRule="auto"/>
              <w:rPr>
                <w:sz w:val="18"/>
                <w:szCs w:val="18"/>
              </w:rPr>
            </w:pPr>
          </w:p>
        </w:tc>
      </w:tr>
    </w:tbl>
    <w:p w14:paraId="162CA95B">
      <w:pPr>
        <w:pStyle w:val="8"/>
        <w:widowControl w:val="0"/>
        <w:spacing w:line="360" w:lineRule="auto"/>
        <w:jc w:val="both"/>
        <w:rPr>
          <w:rFonts w:ascii="宋体"/>
          <w:szCs w:val="30"/>
        </w:rPr>
      </w:pPr>
      <w:r>
        <w:rPr>
          <w:rFonts w:ascii="宋体" w:hAnsi="宋体"/>
          <w:szCs w:val="30"/>
        </w:rPr>
        <w:t>RQSD</w:t>
      </w:r>
      <w:r>
        <w:rPr>
          <w:rFonts w:hint="eastAsia" w:ascii="宋体" w:hAnsi="宋体"/>
          <w:szCs w:val="30"/>
        </w:rPr>
        <w:t>消息标签</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620"/>
        <w:gridCol w:w="1620"/>
        <w:gridCol w:w="1260"/>
        <w:gridCol w:w="720"/>
        <w:gridCol w:w="1754"/>
      </w:tblGrid>
      <w:tr w14:paraId="05155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E0E0E0"/>
          </w:tcPr>
          <w:p w14:paraId="27C96C4F">
            <w:pPr>
              <w:spacing w:before="156" w:beforeLines="50" w:line="300" w:lineRule="auto"/>
              <w:rPr>
                <w:sz w:val="18"/>
                <w:szCs w:val="18"/>
              </w:rPr>
            </w:pPr>
            <w:r>
              <w:rPr>
                <w:rFonts w:hint="eastAsia"/>
                <w:sz w:val="18"/>
                <w:szCs w:val="18"/>
              </w:rPr>
              <w:t>标签</w:t>
            </w:r>
            <w:r>
              <w:rPr>
                <w:sz w:val="18"/>
                <w:szCs w:val="18"/>
              </w:rPr>
              <w:t xml:space="preserve"> tag</w:t>
            </w:r>
          </w:p>
        </w:tc>
        <w:tc>
          <w:tcPr>
            <w:tcW w:w="1620" w:type="dxa"/>
            <w:shd w:val="clear" w:color="auto" w:fill="E0E0E0"/>
          </w:tcPr>
          <w:p w14:paraId="13B98830">
            <w:pPr>
              <w:spacing w:before="156" w:beforeLines="50" w:line="300" w:lineRule="auto"/>
              <w:rPr>
                <w:sz w:val="18"/>
                <w:szCs w:val="18"/>
              </w:rPr>
            </w:pPr>
            <w:r>
              <w:rPr>
                <w:rFonts w:hint="eastAsia"/>
                <w:sz w:val="18"/>
                <w:szCs w:val="18"/>
              </w:rPr>
              <w:t>说明（是否必须，</w:t>
            </w:r>
            <w:r>
              <w:rPr>
                <w:sz w:val="18"/>
                <w:szCs w:val="18"/>
              </w:rPr>
              <w:t>M</w:t>
            </w:r>
            <w:r>
              <w:rPr>
                <w:rFonts w:hint="eastAsia"/>
                <w:sz w:val="18"/>
                <w:szCs w:val="18"/>
              </w:rPr>
              <w:t>代表必须，</w:t>
            </w:r>
            <w:r>
              <w:rPr>
                <w:sz w:val="18"/>
                <w:szCs w:val="18"/>
              </w:rPr>
              <w:t>O</w:t>
            </w:r>
            <w:r>
              <w:rPr>
                <w:rFonts w:hint="eastAsia"/>
                <w:sz w:val="18"/>
                <w:szCs w:val="18"/>
              </w:rPr>
              <w:t>代表可选）</w:t>
            </w:r>
          </w:p>
        </w:tc>
        <w:tc>
          <w:tcPr>
            <w:tcW w:w="1620" w:type="dxa"/>
            <w:shd w:val="clear" w:color="auto" w:fill="E0E0E0"/>
          </w:tcPr>
          <w:p w14:paraId="12E0D1C6">
            <w:pPr>
              <w:spacing w:before="156" w:beforeLines="50" w:line="300" w:lineRule="auto"/>
              <w:rPr>
                <w:sz w:val="18"/>
                <w:szCs w:val="18"/>
              </w:rPr>
            </w:pPr>
            <w:r>
              <w:rPr>
                <w:rFonts w:hint="eastAsia"/>
                <w:sz w:val="18"/>
                <w:szCs w:val="18"/>
              </w:rPr>
              <w:t>值类型和宽度</w:t>
            </w:r>
          </w:p>
        </w:tc>
        <w:tc>
          <w:tcPr>
            <w:tcW w:w="1260" w:type="dxa"/>
            <w:shd w:val="clear" w:color="auto" w:fill="E0E0E0"/>
          </w:tcPr>
          <w:p w14:paraId="0F0EE508">
            <w:pPr>
              <w:spacing w:before="156" w:beforeLines="50" w:line="300" w:lineRule="auto"/>
              <w:rPr>
                <w:sz w:val="18"/>
                <w:szCs w:val="18"/>
              </w:rPr>
            </w:pPr>
            <w:r>
              <w:rPr>
                <w:rFonts w:hint="eastAsia"/>
                <w:sz w:val="18"/>
                <w:szCs w:val="18"/>
              </w:rPr>
              <w:t>取值范围</w:t>
            </w:r>
          </w:p>
        </w:tc>
        <w:tc>
          <w:tcPr>
            <w:tcW w:w="720" w:type="dxa"/>
            <w:shd w:val="clear" w:color="auto" w:fill="E0E0E0"/>
          </w:tcPr>
          <w:p w14:paraId="1EC3187D">
            <w:pPr>
              <w:spacing w:before="156" w:beforeLines="50" w:line="300" w:lineRule="auto"/>
              <w:rPr>
                <w:sz w:val="18"/>
                <w:szCs w:val="18"/>
              </w:rPr>
            </w:pPr>
            <w:r>
              <w:rPr>
                <w:rFonts w:hint="eastAsia"/>
                <w:sz w:val="18"/>
                <w:szCs w:val="18"/>
              </w:rPr>
              <w:t>样例</w:t>
            </w:r>
          </w:p>
        </w:tc>
        <w:tc>
          <w:tcPr>
            <w:tcW w:w="1754" w:type="dxa"/>
            <w:shd w:val="clear" w:color="auto" w:fill="E0E0E0"/>
          </w:tcPr>
          <w:p w14:paraId="3A5BA82D">
            <w:pPr>
              <w:spacing w:before="156" w:beforeLines="50" w:line="300" w:lineRule="auto"/>
              <w:rPr>
                <w:sz w:val="18"/>
                <w:szCs w:val="18"/>
              </w:rPr>
            </w:pPr>
            <w:r>
              <w:rPr>
                <w:rFonts w:hint="eastAsia"/>
                <w:sz w:val="18"/>
                <w:szCs w:val="18"/>
              </w:rPr>
              <w:t>备注</w:t>
            </w:r>
          </w:p>
        </w:tc>
      </w:tr>
      <w:tr w14:paraId="2F18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63176D66">
            <w:pPr>
              <w:spacing w:before="156" w:beforeLines="50" w:line="300" w:lineRule="auto"/>
              <w:rPr>
                <w:sz w:val="18"/>
                <w:szCs w:val="18"/>
              </w:rPr>
            </w:pPr>
            <w:r>
              <w:rPr>
                <w:rFonts w:hint="eastAsia"/>
                <w:sz w:val="18"/>
                <w:szCs w:val="18"/>
              </w:rPr>
              <w:t>消息头</w:t>
            </w:r>
          </w:p>
        </w:tc>
        <w:tc>
          <w:tcPr>
            <w:tcW w:w="1620" w:type="dxa"/>
            <w:shd w:val="clear" w:color="auto" w:fill="CCFFCC"/>
          </w:tcPr>
          <w:p w14:paraId="1733F8BD">
            <w:pPr>
              <w:spacing w:before="156" w:beforeLines="50" w:line="300" w:lineRule="auto"/>
              <w:rPr>
                <w:sz w:val="18"/>
                <w:szCs w:val="18"/>
              </w:rPr>
            </w:pPr>
          </w:p>
        </w:tc>
        <w:tc>
          <w:tcPr>
            <w:tcW w:w="1620" w:type="dxa"/>
            <w:shd w:val="clear" w:color="auto" w:fill="CCFFCC"/>
          </w:tcPr>
          <w:p w14:paraId="1B84EA1D">
            <w:pPr>
              <w:spacing w:before="156" w:beforeLines="50" w:line="300" w:lineRule="auto"/>
              <w:rPr>
                <w:sz w:val="18"/>
                <w:szCs w:val="18"/>
              </w:rPr>
            </w:pPr>
          </w:p>
        </w:tc>
        <w:tc>
          <w:tcPr>
            <w:tcW w:w="1260" w:type="dxa"/>
            <w:shd w:val="clear" w:color="auto" w:fill="CCFFCC"/>
          </w:tcPr>
          <w:p w14:paraId="0AA776FA">
            <w:pPr>
              <w:spacing w:before="156" w:beforeLines="50" w:line="300" w:lineRule="auto"/>
              <w:rPr>
                <w:sz w:val="18"/>
                <w:szCs w:val="18"/>
              </w:rPr>
            </w:pPr>
          </w:p>
        </w:tc>
        <w:tc>
          <w:tcPr>
            <w:tcW w:w="720" w:type="dxa"/>
            <w:shd w:val="clear" w:color="auto" w:fill="CCFFCC"/>
          </w:tcPr>
          <w:p w14:paraId="22A458E6">
            <w:pPr>
              <w:spacing w:before="156" w:beforeLines="50" w:line="300" w:lineRule="auto"/>
              <w:rPr>
                <w:sz w:val="18"/>
                <w:szCs w:val="18"/>
              </w:rPr>
            </w:pPr>
          </w:p>
        </w:tc>
        <w:tc>
          <w:tcPr>
            <w:tcW w:w="1754" w:type="dxa"/>
            <w:shd w:val="clear" w:color="auto" w:fill="CCFFCC"/>
          </w:tcPr>
          <w:p w14:paraId="55D844D3">
            <w:pPr>
              <w:spacing w:before="156" w:beforeLines="50" w:line="300" w:lineRule="auto"/>
              <w:rPr>
                <w:sz w:val="18"/>
                <w:szCs w:val="18"/>
              </w:rPr>
            </w:pPr>
          </w:p>
        </w:tc>
      </w:tr>
      <w:tr w14:paraId="6097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25C9D03">
            <w:pPr>
              <w:spacing w:before="156" w:beforeLines="50" w:line="300" w:lineRule="auto"/>
              <w:rPr>
                <w:sz w:val="18"/>
                <w:szCs w:val="18"/>
              </w:rPr>
            </w:pPr>
            <w:r>
              <w:rPr>
                <w:sz w:val="18"/>
                <w:szCs w:val="18"/>
              </w:rPr>
              <w:t>&lt;MSG&gt;</w:t>
            </w:r>
          </w:p>
        </w:tc>
        <w:tc>
          <w:tcPr>
            <w:tcW w:w="1620" w:type="dxa"/>
          </w:tcPr>
          <w:p w14:paraId="23F1D274">
            <w:pPr>
              <w:spacing w:before="156" w:beforeLines="50" w:line="300" w:lineRule="auto"/>
              <w:rPr>
                <w:sz w:val="18"/>
                <w:szCs w:val="18"/>
              </w:rPr>
            </w:pPr>
            <w:r>
              <w:rPr>
                <w:rFonts w:hint="eastAsia"/>
                <w:sz w:val="18"/>
                <w:szCs w:val="18"/>
              </w:rPr>
              <w:t>根标签</w:t>
            </w:r>
            <w:r>
              <w:rPr>
                <w:sz w:val="18"/>
                <w:szCs w:val="18"/>
              </w:rPr>
              <w:t>M</w:t>
            </w:r>
          </w:p>
        </w:tc>
        <w:tc>
          <w:tcPr>
            <w:tcW w:w="1620" w:type="dxa"/>
          </w:tcPr>
          <w:p w14:paraId="751697EC">
            <w:pPr>
              <w:spacing w:before="156" w:beforeLines="50" w:line="300" w:lineRule="auto"/>
              <w:rPr>
                <w:sz w:val="18"/>
                <w:szCs w:val="18"/>
              </w:rPr>
            </w:pPr>
            <w:r>
              <w:rPr>
                <w:sz w:val="18"/>
                <w:szCs w:val="18"/>
              </w:rPr>
              <w:t>N/A</w:t>
            </w:r>
          </w:p>
        </w:tc>
        <w:tc>
          <w:tcPr>
            <w:tcW w:w="1260" w:type="dxa"/>
          </w:tcPr>
          <w:p w14:paraId="1B965D67">
            <w:pPr>
              <w:spacing w:before="156" w:beforeLines="50" w:line="300" w:lineRule="auto"/>
              <w:rPr>
                <w:sz w:val="18"/>
                <w:szCs w:val="18"/>
              </w:rPr>
            </w:pPr>
            <w:r>
              <w:rPr>
                <w:sz w:val="18"/>
                <w:szCs w:val="18"/>
              </w:rPr>
              <w:t>N/A</w:t>
            </w:r>
          </w:p>
        </w:tc>
        <w:tc>
          <w:tcPr>
            <w:tcW w:w="720" w:type="dxa"/>
          </w:tcPr>
          <w:p w14:paraId="50E98663">
            <w:pPr>
              <w:spacing w:before="156" w:beforeLines="50" w:line="300" w:lineRule="auto"/>
              <w:rPr>
                <w:sz w:val="18"/>
                <w:szCs w:val="18"/>
              </w:rPr>
            </w:pPr>
            <w:r>
              <w:rPr>
                <w:sz w:val="18"/>
                <w:szCs w:val="18"/>
              </w:rPr>
              <w:t>N/A</w:t>
            </w:r>
          </w:p>
        </w:tc>
        <w:tc>
          <w:tcPr>
            <w:tcW w:w="1754" w:type="dxa"/>
          </w:tcPr>
          <w:p w14:paraId="2F1AB85A">
            <w:pPr>
              <w:spacing w:before="156" w:beforeLines="50" w:line="300" w:lineRule="auto"/>
              <w:rPr>
                <w:sz w:val="18"/>
                <w:szCs w:val="18"/>
              </w:rPr>
            </w:pPr>
            <w:r>
              <w:rPr>
                <w:sz w:val="18"/>
                <w:szCs w:val="18"/>
              </w:rPr>
              <w:t>N/A</w:t>
            </w:r>
          </w:p>
        </w:tc>
      </w:tr>
      <w:tr w14:paraId="556F7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6951FA1">
            <w:pPr>
              <w:spacing w:before="156" w:beforeLines="50" w:line="300" w:lineRule="auto"/>
              <w:rPr>
                <w:sz w:val="18"/>
                <w:szCs w:val="18"/>
              </w:rPr>
            </w:pPr>
            <w:r>
              <w:rPr>
                <w:sz w:val="18"/>
                <w:szCs w:val="18"/>
              </w:rPr>
              <w:t>&lt;META&gt;</w:t>
            </w:r>
          </w:p>
        </w:tc>
        <w:tc>
          <w:tcPr>
            <w:tcW w:w="1620" w:type="dxa"/>
          </w:tcPr>
          <w:p w14:paraId="4ECE1E8C">
            <w:pPr>
              <w:spacing w:before="156" w:beforeLines="50" w:line="300" w:lineRule="auto"/>
              <w:rPr>
                <w:sz w:val="18"/>
                <w:szCs w:val="18"/>
              </w:rPr>
            </w:pPr>
            <w:r>
              <w:rPr>
                <w:rFonts w:hint="eastAsia"/>
                <w:sz w:val="18"/>
                <w:szCs w:val="18"/>
              </w:rPr>
              <w:t>消息头标签</w:t>
            </w:r>
            <w:r>
              <w:rPr>
                <w:sz w:val="18"/>
                <w:szCs w:val="18"/>
              </w:rPr>
              <w:t>M</w:t>
            </w:r>
          </w:p>
        </w:tc>
        <w:tc>
          <w:tcPr>
            <w:tcW w:w="1620" w:type="dxa"/>
          </w:tcPr>
          <w:p w14:paraId="76E23507">
            <w:pPr>
              <w:spacing w:before="156" w:beforeLines="50" w:line="300" w:lineRule="auto"/>
              <w:rPr>
                <w:sz w:val="18"/>
                <w:szCs w:val="18"/>
              </w:rPr>
            </w:pPr>
            <w:r>
              <w:rPr>
                <w:sz w:val="18"/>
                <w:szCs w:val="18"/>
              </w:rPr>
              <w:t>N/A</w:t>
            </w:r>
          </w:p>
        </w:tc>
        <w:tc>
          <w:tcPr>
            <w:tcW w:w="1260" w:type="dxa"/>
          </w:tcPr>
          <w:p w14:paraId="66549F2C">
            <w:pPr>
              <w:spacing w:before="156" w:beforeLines="50" w:line="300" w:lineRule="auto"/>
              <w:rPr>
                <w:sz w:val="18"/>
                <w:szCs w:val="18"/>
              </w:rPr>
            </w:pPr>
            <w:r>
              <w:rPr>
                <w:sz w:val="18"/>
                <w:szCs w:val="18"/>
              </w:rPr>
              <w:t>N/A</w:t>
            </w:r>
          </w:p>
        </w:tc>
        <w:tc>
          <w:tcPr>
            <w:tcW w:w="720" w:type="dxa"/>
          </w:tcPr>
          <w:p w14:paraId="3DC38880">
            <w:pPr>
              <w:spacing w:before="156" w:beforeLines="50" w:line="300" w:lineRule="auto"/>
              <w:rPr>
                <w:sz w:val="18"/>
                <w:szCs w:val="18"/>
              </w:rPr>
            </w:pPr>
            <w:r>
              <w:rPr>
                <w:sz w:val="18"/>
                <w:szCs w:val="18"/>
              </w:rPr>
              <w:t>N/A</w:t>
            </w:r>
          </w:p>
        </w:tc>
        <w:tc>
          <w:tcPr>
            <w:tcW w:w="1754" w:type="dxa"/>
          </w:tcPr>
          <w:p w14:paraId="7EEF04DD">
            <w:pPr>
              <w:spacing w:before="156" w:beforeLines="50" w:line="300" w:lineRule="auto"/>
              <w:rPr>
                <w:sz w:val="18"/>
                <w:szCs w:val="18"/>
              </w:rPr>
            </w:pPr>
            <w:r>
              <w:rPr>
                <w:sz w:val="18"/>
                <w:szCs w:val="18"/>
              </w:rPr>
              <w:t>N/A</w:t>
            </w:r>
          </w:p>
        </w:tc>
      </w:tr>
      <w:tr w14:paraId="56C05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62E8AC5">
            <w:pPr>
              <w:spacing w:before="156" w:beforeLines="50" w:line="300" w:lineRule="auto"/>
              <w:rPr>
                <w:sz w:val="18"/>
                <w:szCs w:val="18"/>
              </w:rPr>
            </w:pPr>
            <w:r>
              <w:rPr>
                <w:sz w:val="18"/>
                <w:szCs w:val="18"/>
              </w:rPr>
              <w:t>&lt;SNDR&gt;</w:t>
            </w:r>
          </w:p>
        </w:tc>
        <w:tc>
          <w:tcPr>
            <w:tcW w:w="1620" w:type="dxa"/>
          </w:tcPr>
          <w:p w14:paraId="1BA8C07A">
            <w:pPr>
              <w:spacing w:before="156" w:beforeLines="50" w:line="300" w:lineRule="auto"/>
              <w:rPr>
                <w:sz w:val="18"/>
                <w:szCs w:val="18"/>
              </w:rPr>
            </w:pPr>
            <w:r>
              <w:rPr>
                <w:rFonts w:hint="eastAsia"/>
                <w:sz w:val="18"/>
                <w:szCs w:val="18"/>
              </w:rPr>
              <w:t>消息发送者</w:t>
            </w:r>
            <w:r>
              <w:rPr>
                <w:sz w:val="18"/>
                <w:szCs w:val="18"/>
              </w:rPr>
              <w:t>M</w:t>
            </w:r>
          </w:p>
        </w:tc>
        <w:tc>
          <w:tcPr>
            <w:tcW w:w="1620" w:type="dxa"/>
          </w:tcPr>
          <w:p w14:paraId="31078CEA">
            <w:pPr>
              <w:spacing w:before="156" w:beforeLines="50" w:line="300" w:lineRule="auto"/>
              <w:rPr>
                <w:sz w:val="18"/>
                <w:szCs w:val="18"/>
              </w:rPr>
            </w:pPr>
            <w:r>
              <w:rPr>
                <w:sz w:val="18"/>
                <w:szCs w:val="18"/>
              </w:rPr>
              <w:t>S{1-4}</w:t>
            </w:r>
          </w:p>
        </w:tc>
        <w:tc>
          <w:tcPr>
            <w:tcW w:w="1260" w:type="dxa"/>
          </w:tcPr>
          <w:p w14:paraId="5B500AA7">
            <w:pPr>
              <w:spacing w:before="156" w:beforeLines="50" w:line="300" w:lineRule="auto"/>
              <w:rPr>
                <w:sz w:val="18"/>
                <w:szCs w:val="18"/>
              </w:rPr>
            </w:pPr>
            <w:r>
              <w:rPr>
                <w:sz w:val="18"/>
                <w:szCs w:val="18"/>
              </w:rPr>
              <w:t>[0-9][a-z][A-Z]</w:t>
            </w:r>
          </w:p>
        </w:tc>
        <w:tc>
          <w:tcPr>
            <w:tcW w:w="720" w:type="dxa"/>
          </w:tcPr>
          <w:p w14:paraId="6398D2D4">
            <w:pPr>
              <w:spacing w:before="156" w:beforeLines="50" w:line="300" w:lineRule="auto"/>
              <w:rPr>
                <w:sz w:val="18"/>
                <w:szCs w:val="18"/>
              </w:rPr>
            </w:pPr>
            <w:r>
              <w:rPr>
                <w:sz w:val="18"/>
                <w:szCs w:val="18"/>
              </w:rPr>
              <w:t xml:space="preserve">OMMS </w:t>
            </w:r>
          </w:p>
        </w:tc>
        <w:tc>
          <w:tcPr>
            <w:tcW w:w="1754" w:type="dxa"/>
          </w:tcPr>
          <w:p w14:paraId="6C70CCAA">
            <w:pPr>
              <w:spacing w:before="156" w:beforeLines="50" w:line="300" w:lineRule="auto"/>
              <w:rPr>
                <w:sz w:val="18"/>
                <w:szCs w:val="18"/>
              </w:rPr>
            </w:pPr>
            <w:r>
              <w:rPr>
                <w:rFonts w:hint="eastAsia"/>
                <w:sz w:val="18"/>
                <w:szCs w:val="18"/>
              </w:rPr>
              <w:t>由集成方统一定义</w:t>
            </w:r>
          </w:p>
        </w:tc>
      </w:tr>
      <w:tr w14:paraId="7A78D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593F79C">
            <w:pPr>
              <w:spacing w:before="156" w:beforeLines="50" w:line="300" w:lineRule="auto"/>
              <w:rPr>
                <w:sz w:val="18"/>
                <w:szCs w:val="18"/>
              </w:rPr>
            </w:pPr>
            <w:r>
              <w:rPr>
                <w:sz w:val="18"/>
                <w:szCs w:val="18"/>
              </w:rPr>
              <w:t>&lt;RCVR&gt;</w:t>
            </w:r>
          </w:p>
        </w:tc>
        <w:tc>
          <w:tcPr>
            <w:tcW w:w="1620" w:type="dxa"/>
          </w:tcPr>
          <w:p w14:paraId="23BD414F">
            <w:pPr>
              <w:spacing w:before="156" w:beforeLines="50" w:line="300" w:lineRule="auto"/>
              <w:rPr>
                <w:sz w:val="18"/>
                <w:szCs w:val="18"/>
              </w:rPr>
            </w:pPr>
            <w:r>
              <w:rPr>
                <w:rFonts w:hint="eastAsia"/>
                <w:sz w:val="18"/>
                <w:szCs w:val="18"/>
              </w:rPr>
              <w:t>消息接收者</w:t>
            </w:r>
            <w:r>
              <w:rPr>
                <w:sz w:val="18"/>
                <w:szCs w:val="18"/>
              </w:rPr>
              <w:t>M</w:t>
            </w:r>
          </w:p>
        </w:tc>
        <w:tc>
          <w:tcPr>
            <w:tcW w:w="1620" w:type="dxa"/>
          </w:tcPr>
          <w:p w14:paraId="23F2B52B">
            <w:pPr>
              <w:spacing w:before="156" w:beforeLines="50" w:line="300" w:lineRule="auto"/>
              <w:rPr>
                <w:sz w:val="18"/>
                <w:szCs w:val="18"/>
              </w:rPr>
            </w:pPr>
            <w:r>
              <w:rPr>
                <w:sz w:val="18"/>
                <w:szCs w:val="18"/>
              </w:rPr>
              <w:t>S{1-4}</w:t>
            </w:r>
          </w:p>
        </w:tc>
        <w:tc>
          <w:tcPr>
            <w:tcW w:w="1260" w:type="dxa"/>
          </w:tcPr>
          <w:p w14:paraId="51E09604">
            <w:pPr>
              <w:spacing w:before="156" w:beforeLines="50" w:line="300" w:lineRule="auto"/>
              <w:rPr>
                <w:sz w:val="18"/>
                <w:szCs w:val="18"/>
              </w:rPr>
            </w:pPr>
            <w:r>
              <w:rPr>
                <w:sz w:val="18"/>
                <w:szCs w:val="18"/>
              </w:rPr>
              <w:t>[0-9][a-z][A-Z] | EMPTY</w:t>
            </w:r>
          </w:p>
        </w:tc>
        <w:tc>
          <w:tcPr>
            <w:tcW w:w="720" w:type="dxa"/>
          </w:tcPr>
          <w:p w14:paraId="59A77C10">
            <w:pPr>
              <w:spacing w:before="156" w:beforeLines="50" w:line="300" w:lineRule="auto"/>
              <w:rPr>
                <w:sz w:val="18"/>
                <w:szCs w:val="18"/>
              </w:rPr>
            </w:pPr>
            <w:r>
              <w:rPr>
                <w:sz w:val="18"/>
                <w:szCs w:val="18"/>
              </w:rPr>
              <w:t>SCMS</w:t>
            </w:r>
          </w:p>
        </w:tc>
        <w:tc>
          <w:tcPr>
            <w:tcW w:w="1754" w:type="dxa"/>
          </w:tcPr>
          <w:p w14:paraId="73BBCF10">
            <w:pPr>
              <w:spacing w:before="156" w:beforeLines="50" w:line="300" w:lineRule="auto"/>
              <w:rPr>
                <w:sz w:val="18"/>
                <w:szCs w:val="18"/>
              </w:rPr>
            </w:pPr>
            <w:r>
              <w:rPr>
                <w:rFonts w:hint="eastAsia"/>
                <w:sz w:val="18"/>
                <w:szCs w:val="18"/>
              </w:rPr>
              <w:t>由集成方统一定义</w:t>
            </w:r>
          </w:p>
        </w:tc>
      </w:tr>
      <w:tr w14:paraId="58862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28C778D1">
            <w:pPr>
              <w:spacing w:before="156" w:beforeLines="50" w:line="300" w:lineRule="auto"/>
              <w:rPr>
                <w:sz w:val="18"/>
                <w:szCs w:val="18"/>
              </w:rPr>
            </w:pPr>
            <w:r>
              <w:rPr>
                <w:sz w:val="18"/>
                <w:szCs w:val="18"/>
              </w:rPr>
              <w:t>&lt;SEQN&gt;</w:t>
            </w:r>
          </w:p>
        </w:tc>
        <w:tc>
          <w:tcPr>
            <w:tcW w:w="1620" w:type="dxa"/>
          </w:tcPr>
          <w:p w14:paraId="5AA6FFA5">
            <w:pPr>
              <w:spacing w:before="156" w:beforeLines="50" w:line="300" w:lineRule="auto"/>
              <w:rPr>
                <w:sz w:val="18"/>
                <w:szCs w:val="18"/>
              </w:rPr>
            </w:pPr>
            <w:r>
              <w:rPr>
                <w:rFonts w:hint="eastAsia"/>
                <w:sz w:val="18"/>
                <w:szCs w:val="18"/>
              </w:rPr>
              <w:t>消息序号</w:t>
            </w:r>
            <w:r>
              <w:rPr>
                <w:sz w:val="18"/>
                <w:szCs w:val="18"/>
              </w:rPr>
              <w:t>M</w:t>
            </w:r>
          </w:p>
        </w:tc>
        <w:tc>
          <w:tcPr>
            <w:tcW w:w="1620" w:type="dxa"/>
          </w:tcPr>
          <w:p w14:paraId="5E3B20DE">
            <w:pPr>
              <w:spacing w:before="156" w:beforeLines="50" w:line="300" w:lineRule="auto"/>
              <w:rPr>
                <w:sz w:val="18"/>
                <w:szCs w:val="18"/>
              </w:rPr>
            </w:pPr>
            <w:r>
              <w:rPr>
                <w:sz w:val="18"/>
                <w:szCs w:val="18"/>
              </w:rPr>
              <w:t>N{1-6}</w:t>
            </w:r>
          </w:p>
        </w:tc>
        <w:tc>
          <w:tcPr>
            <w:tcW w:w="1260" w:type="dxa"/>
          </w:tcPr>
          <w:p w14:paraId="1E0149E8">
            <w:pPr>
              <w:spacing w:before="156" w:beforeLines="50" w:line="300" w:lineRule="auto"/>
              <w:rPr>
                <w:sz w:val="18"/>
                <w:szCs w:val="18"/>
              </w:rPr>
            </w:pPr>
            <w:r>
              <w:rPr>
                <w:sz w:val="18"/>
                <w:szCs w:val="18"/>
              </w:rPr>
              <w:t>1-999999</w:t>
            </w:r>
          </w:p>
        </w:tc>
        <w:tc>
          <w:tcPr>
            <w:tcW w:w="720" w:type="dxa"/>
          </w:tcPr>
          <w:p w14:paraId="7FA6516E">
            <w:pPr>
              <w:spacing w:before="156" w:beforeLines="50" w:line="300" w:lineRule="auto"/>
              <w:rPr>
                <w:sz w:val="18"/>
                <w:szCs w:val="18"/>
              </w:rPr>
            </w:pPr>
            <w:r>
              <w:rPr>
                <w:sz w:val="18"/>
                <w:szCs w:val="18"/>
              </w:rPr>
              <w:t>1111</w:t>
            </w:r>
          </w:p>
        </w:tc>
        <w:tc>
          <w:tcPr>
            <w:tcW w:w="1754" w:type="dxa"/>
          </w:tcPr>
          <w:p w14:paraId="181AC55D">
            <w:pPr>
              <w:spacing w:before="156" w:beforeLines="50" w:line="300" w:lineRule="auto"/>
              <w:rPr>
                <w:sz w:val="18"/>
                <w:szCs w:val="18"/>
              </w:rPr>
            </w:pPr>
            <w:r>
              <w:rPr>
                <w:rFonts w:hint="eastAsia"/>
                <w:sz w:val="18"/>
                <w:szCs w:val="18"/>
              </w:rPr>
              <w:t>取整数，最小值为１，最大值为</w:t>
            </w:r>
            <w:r>
              <w:rPr>
                <w:sz w:val="18"/>
                <w:szCs w:val="18"/>
              </w:rPr>
              <w:t>999999,</w:t>
            </w:r>
            <w:r>
              <w:rPr>
                <w:rFonts w:hint="eastAsia"/>
                <w:sz w:val="18"/>
                <w:szCs w:val="18"/>
              </w:rPr>
              <w:t>达到最大值时循环使用。</w:t>
            </w:r>
          </w:p>
        </w:tc>
      </w:tr>
      <w:tr w14:paraId="1C1D9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E8D653D">
            <w:pPr>
              <w:spacing w:before="156" w:beforeLines="50" w:line="300" w:lineRule="auto"/>
              <w:rPr>
                <w:sz w:val="18"/>
                <w:szCs w:val="18"/>
              </w:rPr>
            </w:pPr>
            <w:r>
              <w:rPr>
                <w:sz w:val="18"/>
                <w:szCs w:val="18"/>
              </w:rPr>
              <w:t>&lt;DDTM&gt;</w:t>
            </w:r>
          </w:p>
        </w:tc>
        <w:tc>
          <w:tcPr>
            <w:tcW w:w="1620" w:type="dxa"/>
          </w:tcPr>
          <w:p w14:paraId="69572EF4">
            <w:pPr>
              <w:spacing w:before="156" w:beforeLines="50" w:line="300" w:lineRule="auto"/>
              <w:rPr>
                <w:sz w:val="18"/>
                <w:szCs w:val="18"/>
              </w:rPr>
            </w:pPr>
            <w:r>
              <w:rPr>
                <w:rFonts w:hint="eastAsia"/>
                <w:sz w:val="18"/>
                <w:szCs w:val="18"/>
              </w:rPr>
              <w:t>发送时间</w:t>
            </w:r>
            <w:r>
              <w:rPr>
                <w:sz w:val="18"/>
                <w:szCs w:val="18"/>
              </w:rPr>
              <w:t>M</w:t>
            </w:r>
          </w:p>
        </w:tc>
        <w:tc>
          <w:tcPr>
            <w:tcW w:w="1620" w:type="dxa"/>
          </w:tcPr>
          <w:p w14:paraId="1F1A7E4A">
            <w:pPr>
              <w:spacing w:before="156" w:beforeLines="50" w:line="300" w:lineRule="auto"/>
              <w:rPr>
                <w:sz w:val="18"/>
                <w:szCs w:val="18"/>
              </w:rPr>
            </w:pPr>
            <w:r>
              <w:rPr>
                <w:sz w:val="18"/>
                <w:szCs w:val="18"/>
              </w:rPr>
              <w:t>DT{1-14}/DTF(yyyyMMddHHmmss)</w:t>
            </w:r>
          </w:p>
        </w:tc>
        <w:tc>
          <w:tcPr>
            <w:tcW w:w="1260" w:type="dxa"/>
          </w:tcPr>
          <w:p w14:paraId="0823BD16">
            <w:pPr>
              <w:spacing w:before="156" w:beforeLines="50" w:line="300" w:lineRule="auto"/>
              <w:rPr>
                <w:sz w:val="18"/>
                <w:szCs w:val="18"/>
              </w:rPr>
            </w:pPr>
            <w:r>
              <w:rPr>
                <w:sz w:val="18"/>
                <w:szCs w:val="18"/>
              </w:rPr>
              <w:t>N/A</w:t>
            </w:r>
          </w:p>
        </w:tc>
        <w:tc>
          <w:tcPr>
            <w:tcW w:w="720" w:type="dxa"/>
          </w:tcPr>
          <w:p w14:paraId="791328D9">
            <w:pPr>
              <w:spacing w:before="156" w:beforeLines="50" w:line="300" w:lineRule="auto"/>
              <w:rPr>
                <w:sz w:val="18"/>
                <w:szCs w:val="18"/>
              </w:rPr>
            </w:pPr>
            <w:r>
              <w:rPr>
                <w:sz w:val="18"/>
                <w:szCs w:val="18"/>
              </w:rPr>
              <w:t>20100103211034</w:t>
            </w:r>
          </w:p>
        </w:tc>
        <w:tc>
          <w:tcPr>
            <w:tcW w:w="1754" w:type="dxa"/>
          </w:tcPr>
          <w:p w14:paraId="26835553">
            <w:pPr>
              <w:spacing w:before="156" w:beforeLines="50" w:line="300" w:lineRule="auto"/>
              <w:rPr>
                <w:sz w:val="18"/>
                <w:szCs w:val="18"/>
              </w:rPr>
            </w:pPr>
            <w:r>
              <w:rPr>
                <w:sz w:val="18"/>
                <w:szCs w:val="18"/>
              </w:rPr>
              <w:t>N/A</w:t>
            </w:r>
          </w:p>
        </w:tc>
      </w:tr>
      <w:tr w14:paraId="1FF7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2241E3FA">
            <w:pPr>
              <w:spacing w:before="156" w:beforeLines="50" w:line="300" w:lineRule="auto"/>
              <w:rPr>
                <w:sz w:val="18"/>
                <w:szCs w:val="18"/>
              </w:rPr>
            </w:pPr>
            <w:r>
              <w:rPr>
                <w:sz w:val="18"/>
                <w:szCs w:val="18"/>
              </w:rPr>
              <w:t>&lt;TYPE&gt;</w:t>
            </w:r>
          </w:p>
        </w:tc>
        <w:tc>
          <w:tcPr>
            <w:tcW w:w="1620" w:type="dxa"/>
            <w:shd w:val="clear" w:color="auto" w:fill="FFFFFF"/>
          </w:tcPr>
          <w:p w14:paraId="52F96EE7">
            <w:pPr>
              <w:spacing w:before="156" w:beforeLines="50" w:line="300" w:lineRule="auto"/>
              <w:rPr>
                <w:sz w:val="18"/>
                <w:szCs w:val="18"/>
              </w:rPr>
            </w:pPr>
            <w:r>
              <w:rPr>
                <w:rFonts w:hint="eastAsia"/>
                <w:sz w:val="18"/>
                <w:szCs w:val="18"/>
              </w:rPr>
              <w:t>消息类别</w:t>
            </w:r>
            <w:r>
              <w:rPr>
                <w:sz w:val="18"/>
                <w:szCs w:val="18"/>
              </w:rPr>
              <w:t>M</w:t>
            </w:r>
          </w:p>
        </w:tc>
        <w:tc>
          <w:tcPr>
            <w:tcW w:w="1620" w:type="dxa"/>
            <w:shd w:val="clear" w:color="auto" w:fill="FFFFFF"/>
          </w:tcPr>
          <w:p w14:paraId="2BA29D7E">
            <w:pPr>
              <w:spacing w:before="156" w:beforeLines="50" w:line="300" w:lineRule="auto"/>
              <w:rPr>
                <w:sz w:val="18"/>
                <w:szCs w:val="18"/>
              </w:rPr>
            </w:pPr>
            <w:r>
              <w:rPr>
                <w:sz w:val="18"/>
                <w:szCs w:val="18"/>
              </w:rPr>
              <w:t>S{1-4}</w:t>
            </w:r>
          </w:p>
        </w:tc>
        <w:tc>
          <w:tcPr>
            <w:tcW w:w="1260" w:type="dxa"/>
            <w:shd w:val="clear" w:color="auto" w:fill="FFFFFF"/>
          </w:tcPr>
          <w:p w14:paraId="502AE070">
            <w:pPr>
              <w:spacing w:before="156" w:beforeLines="50" w:line="300" w:lineRule="auto"/>
              <w:rPr>
                <w:sz w:val="18"/>
                <w:szCs w:val="18"/>
              </w:rPr>
            </w:pPr>
            <w:r>
              <w:rPr>
                <w:sz w:val="18"/>
                <w:szCs w:val="18"/>
              </w:rPr>
              <w:t>[0-9][a-z][A-Z]</w:t>
            </w:r>
          </w:p>
        </w:tc>
        <w:tc>
          <w:tcPr>
            <w:tcW w:w="720" w:type="dxa"/>
            <w:shd w:val="clear" w:color="auto" w:fill="FFFFFF"/>
          </w:tcPr>
          <w:p w14:paraId="216B1503">
            <w:pPr>
              <w:spacing w:before="156" w:beforeLines="50" w:line="300" w:lineRule="auto"/>
              <w:rPr>
                <w:sz w:val="18"/>
                <w:szCs w:val="18"/>
              </w:rPr>
            </w:pPr>
            <w:r>
              <w:rPr>
                <w:sz w:val="18"/>
                <w:szCs w:val="18"/>
              </w:rPr>
              <w:t>REQE</w:t>
            </w:r>
          </w:p>
        </w:tc>
        <w:tc>
          <w:tcPr>
            <w:tcW w:w="1754" w:type="dxa"/>
            <w:shd w:val="clear" w:color="auto" w:fill="FFFFFF"/>
          </w:tcPr>
          <w:p w14:paraId="672EC2B5">
            <w:pPr>
              <w:spacing w:before="156" w:beforeLines="50" w:line="300" w:lineRule="auto"/>
              <w:rPr>
                <w:sz w:val="18"/>
                <w:szCs w:val="18"/>
              </w:rPr>
            </w:pPr>
            <w:r>
              <w:rPr>
                <w:sz w:val="18"/>
                <w:szCs w:val="18"/>
              </w:rPr>
              <w:t>N/A</w:t>
            </w:r>
          </w:p>
        </w:tc>
      </w:tr>
      <w:tr w14:paraId="208EF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6D0F84DA">
            <w:pPr>
              <w:spacing w:before="156" w:beforeLines="50" w:line="300" w:lineRule="auto"/>
              <w:rPr>
                <w:sz w:val="18"/>
                <w:szCs w:val="18"/>
              </w:rPr>
            </w:pPr>
            <w:r>
              <w:rPr>
                <w:sz w:val="18"/>
                <w:szCs w:val="18"/>
              </w:rPr>
              <w:t>&lt;STYP&gt;</w:t>
            </w:r>
          </w:p>
        </w:tc>
        <w:tc>
          <w:tcPr>
            <w:tcW w:w="1620" w:type="dxa"/>
            <w:shd w:val="clear" w:color="auto" w:fill="FFFFFF"/>
          </w:tcPr>
          <w:p w14:paraId="26FD3615">
            <w:pPr>
              <w:spacing w:before="156" w:beforeLines="50" w:line="300" w:lineRule="auto"/>
              <w:rPr>
                <w:sz w:val="18"/>
                <w:szCs w:val="18"/>
              </w:rPr>
            </w:pPr>
            <w:r>
              <w:rPr>
                <w:rFonts w:hint="eastAsia"/>
                <w:sz w:val="18"/>
                <w:szCs w:val="18"/>
              </w:rPr>
              <w:t>消息类型</w:t>
            </w:r>
            <w:r>
              <w:rPr>
                <w:sz w:val="18"/>
                <w:szCs w:val="18"/>
              </w:rPr>
              <w:t>M</w:t>
            </w:r>
          </w:p>
        </w:tc>
        <w:tc>
          <w:tcPr>
            <w:tcW w:w="1620" w:type="dxa"/>
            <w:shd w:val="clear" w:color="auto" w:fill="FFFFFF"/>
          </w:tcPr>
          <w:p w14:paraId="799C8F4C">
            <w:pPr>
              <w:spacing w:before="156" w:beforeLines="50" w:line="300" w:lineRule="auto"/>
              <w:rPr>
                <w:sz w:val="18"/>
                <w:szCs w:val="18"/>
              </w:rPr>
            </w:pPr>
            <w:r>
              <w:rPr>
                <w:sz w:val="18"/>
                <w:szCs w:val="18"/>
              </w:rPr>
              <w:t>S{1-4}</w:t>
            </w:r>
          </w:p>
        </w:tc>
        <w:tc>
          <w:tcPr>
            <w:tcW w:w="1260" w:type="dxa"/>
            <w:shd w:val="clear" w:color="auto" w:fill="FFFFFF"/>
          </w:tcPr>
          <w:p w14:paraId="3929C8E5">
            <w:pPr>
              <w:spacing w:before="156" w:beforeLines="50" w:line="300" w:lineRule="auto"/>
              <w:rPr>
                <w:sz w:val="18"/>
                <w:szCs w:val="18"/>
              </w:rPr>
            </w:pPr>
            <w:r>
              <w:rPr>
                <w:sz w:val="18"/>
                <w:szCs w:val="18"/>
              </w:rPr>
              <w:t>[0-9][a-z][A-Z]</w:t>
            </w:r>
          </w:p>
        </w:tc>
        <w:tc>
          <w:tcPr>
            <w:tcW w:w="720" w:type="dxa"/>
            <w:shd w:val="clear" w:color="auto" w:fill="FFFFFF"/>
          </w:tcPr>
          <w:p w14:paraId="6DB577CE">
            <w:pPr>
              <w:spacing w:before="156" w:beforeLines="50" w:line="300" w:lineRule="auto"/>
              <w:rPr>
                <w:sz w:val="18"/>
                <w:szCs w:val="18"/>
              </w:rPr>
            </w:pPr>
            <w:r>
              <w:rPr>
                <w:sz w:val="18"/>
                <w:szCs w:val="18"/>
              </w:rPr>
              <w:t>RQSD</w:t>
            </w:r>
          </w:p>
        </w:tc>
        <w:tc>
          <w:tcPr>
            <w:tcW w:w="1754" w:type="dxa"/>
            <w:shd w:val="clear" w:color="auto" w:fill="FFFFFF"/>
          </w:tcPr>
          <w:p w14:paraId="374C8D4C">
            <w:pPr>
              <w:spacing w:before="156" w:beforeLines="50" w:line="300" w:lineRule="auto"/>
              <w:rPr>
                <w:sz w:val="18"/>
                <w:szCs w:val="18"/>
              </w:rPr>
            </w:pPr>
            <w:r>
              <w:rPr>
                <w:sz w:val="18"/>
                <w:szCs w:val="18"/>
              </w:rPr>
              <w:t>N/A</w:t>
            </w:r>
          </w:p>
        </w:tc>
      </w:tr>
      <w:tr w14:paraId="5E326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5B8EE0EA">
            <w:pPr>
              <w:spacing w:before="156" w:beforeLines="50" w:line="300" w:lineRule="auto"/>
              <w:rPr>
                <w:sz w:val="18"/>
                <w:szCs w:val="18"/>
              </w:rPr>
            </w:pPr>
          </w:p>
        </w:tc>
        <w:tc>
          <w:tcPr>
            <w:tcW w:w="1620" w:type="dxa"/>
            <w:shd w:val="clear" w:color="auto" w:fill="CCFFCC"/>
          </w:tcPr>
          <w:p w14:paraId="79F1A5DD">
            <w:pPr>
              <w:spacing w:before="156" w:beforeLines="50" w:line="300" w:lineRule="auto"/>
              <w:rPr>
                <w:sz w:val="18"/>
                <w:szCs w:val="18"/>
              </w:rPr>
            </w:pPr>
          </w:p>
        </w:tc>
        <w:tc>
          <w:tcPr>
            <w:tcW w:w="1620" w:type="dxa"/>
            <w:shd w:val="clear" w:color="auto" w:fill="CCFFCC"/>
          </w:tcPr>
          <w:p w14:paraId="123C6110">
            <w:pPr>
              <w:spacing w:before="156" w:beforeLines="50" w:line="300" w:lineRule="auto"/>
              <w:rPr>
                <w:sz w:val="18"/>
                <w:szCs w:val="18"/>
              </w:rPr>
            </w:pPr>
          </w:p>
        </w:tc>
        <w:tc>
          <w:tcPr>
            <w:tcW w:w="1260" w:type="dxa"/>
            <w:shd w:val="clear" w:color="auto" w:fill="CCFFCC"/>
          </w:tcPr>
          <w:p w14:paraId="1675202E">
            <w:pPr>
              <w:spacing w:before="156" w:beforeLines="50" w:line="300" w:lineRule="auto"/>
              <w:rPr>
                <w:sz w:val="18"/>
                <w:szCs w:val="18"/>
              </w:rPr>
            </w:pPr>
          </w:p>
        </w:tc>
        <w:tc>
          <w:tcPr>
            <w:tcW w:w="720" w:type="dxa"/>
            <w:shd w:val="clear" w:color="auto" w:fill="CCFFCC"/>
          </w:tcPr>
          <w:p w14:paraId="204AA12E">
            <w:pPr>
              <w:spacing w:before="156" w:beforeLines="50" w:line="300" w:lineRule="auto"/>
              <w:rPr>
                <w:sz w:val="18"/>
                <w:szCs w:val="18"/>
              </w:rPr>
            </w:pPr>
          </w:p>
        </w:tc>
        <w:tc>
          <w:tcPr>
            <w:tcW w:w="1754" w:type="dxa"/>
            <w:shd w:val="clear" w:color="auto" w:fill="CCFFCC"/>
          </w:tcPr>
          <w:p w14:paraId="5F520E7F">
            <w:pPr>
              <w:spacing w:before="156" w:beforeLines="50" w:line="300" w:lineRule="auto"/>
              <w:rPr>
                <w:sz w:val="18"/>
                <w:szCs w:val="18"/>
              </w:rPr>
            </w:pPr>
          </w:p>
        </w:tc>
      </w:tr>
      <w:tr w14:paraId="469A6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00B842C">
            <w:pPr>
              <w:spacing w:before="156" w:beforeLines="50" w:line="300" w:lineRule="auto"/>
              <w:rPr>
                <w:sz w:val="18"/>
                <w:szCs w:val="18"/>
              </w:rPr>
            </w:pPr>
            <w:r>
              <w:rPr>
                <w:sz w:val="18"/>
                <w:szCs w:val="18"/>
              </w:rPr>
              <w:t>&lt;RQST&gt;</w:t>
            </w:r>
          </w:p>
        </w:tc>
        <w:tc>
          <w:tcPr>
            <w:tcW w:w="1620" w:type="dxa"/>
          </w:tcPr>
          <w:p w14:paraId="70D5FDE8">
            <w:pPr>
              <w:spacing w:before="156" w:beforeLines="50" w:line="300" w:lineRule="auto"/>
              <w:rPr>
                <w:sz w:val="18"/>
                <w:szCs w:val="18"/>
              </w:rPr>
            </w:pPr>
            <w:r>
              <w:rPr>
                <w:rFonts w:hint="eastAsia"/>
                <w:sz w:val="18"/>
                <w:szCs w:val="18"/>
              </w:rPr>
              <w:t>员工上班计划请求信息标签</w:t>
            </w:r>
            <w:r>
              <w:rPr>
                <w:sz w:val="18"/>
                <w:szCs w:val="18"/>
              </w:rPr>
              <w:t>M</w:t>
            </w:r>
          </w:p>
        </w:tc>
        <w:tc>
          <w:tcPr>
            <w:tcW w:w="1620" w:type="dxa"/>
          </w:tcPr>
          <w:p w14:paraId="18BA98BF">
            <w:pPr>
              <w:spacing w:before="156" w:beforeLines="50" w:line="300" w:lineRule="auto"/>
              <w:rPr>
                <w:sz w:val="18"/>
                <w:szCs w:val="18"/>
              </w:rPr>
            </w:pPr>
            <w:r>
              <w:rPr>
                <w:sz w:val="18"/>
                <w:szCs w:val="18"/>
              </w:rPr>
              <w:t>N/A</w:t>
            </w:r>
          </w:p>
        </w:tc>
        <w:tc>
          <w:tcPr>
            <w:tcW w:w="1260" w:type="dxa"/>
          </w:tcPr>
          <w:p w14:paraId="153EEC06">
            <w:pPr>
              <w:spacing w:before="156" w:beforeLines="50" w:line="300" w:lineRule="auto"/>
              <w:rPr>
                <w:sz w:val="18"/>
                <w:szCs w:val="18"/>
              </w:rPr>
            </w:pPr>
            <w:r>
              <w:rPr>
                <w:sz w:val="18"/>
                <w:szCs w:val="18"/>
              </w:rPr>
              <w:t>N/A</w:t>
            </w:r>
          </w:p>
        </w:tc>
        <w:tc>
          <w:tcPr>
            <w:tcW w:w="720" w:type="dxa"/>
          </w:tcPr>
          <w:p w14:paraId="0CD0A458">
            <w:pPr>
              <w:spacing w:before="156" w:beforeLines="50" w:line="300" w:lineRule="auto"/>
              <w:rPr>
                <w:sz w:val="18"/>
                <w:szCs w:val="18"/>
              </w:rPr>
            </w:pPr>
            <w:r>
              <w:rPr>
                <w:sz w:val="18"/>
                <w:szCs w:val="18"/>
              </w:rPr>
              <w:t>N/A</w:t>
            </w:r>
          </w:p>
        </w:tc>
        <w:tc>
          <w:tcPr>
            <w:tcW w:w="1754" w:type="dxa"/>
          </w:tcPr>
          <w:p w14:paraId="3C756361">
            <w:pPr>
              <w:spacing w:before="156" w:beforeLines="50" w:line="300" w:lineRule="auto"/>
              <w:rPr>
                <w:sz w:val="18"/>
                <w:szCs w:val="18"/>
              </w:rPr>
            </w:pPr>
            <w:r>
              <w:rPr>
                <w:sz w:val="18"/>
                <w:szCs w:val="18"/>
              </w:rPr>
              <w:t>N/A</w:t>
            </w:r>
          </w:p>
        </w:tc>
      </w:tr>
      <w:tr w14:paraId="5289D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28639FB0">
            <w:pPr>
              <w:spacing w:before="156" w:beforeLines="50" w:line="300" w:lineRule="auto"/>
              <w:rPr>
                <w:sz w:val="18"/>
                <w:szCs w:val="18"/>
              </w:rPr>
            </w:pPr>
            <w:r>
              <w:rPr>
                <w:sz w:val="18"/>
                <w:szCs w:val="18"/>
              </w:rPr>
              <w:t>&lt;SCDATE&gt;</w:t>
            </w:r>
          </w:p>
        </w:tc>
        <w:tc>
          <w:tcPr>
            <w:tcW w:w="1620" w:type="dxa"/>
          </w:tcPr>
          <w:p w14:paraId="751AC5FB">
            <w:pPr>
              <w:spacing w:before="156" w:beforeLines="50" w:line="300" w:lineRule="auto"/>
              <w:rPr>
                <w:sz w:val="18"/>
                <w:szCs w:val="18"/>
              </w:rPr>
            </w:pPr>
            <w:r>
              <w:rPr>
                <w:rFonts w:hint="eastAsia"/>
                <w:sz w:val="18"/>
                <w:szCs w:val="18"/>
              </w:rPr>
              <w:t>上班日期如果</w:t>
            </w:r>
            <w:r>
              <w:rPr>
                <w:sz w:val="18"/>
                <w:szCs w:val="18"/>
              </w:rPr>
              <w:t>&lt;SCDT&gt;</w:t>
            </w:r>
            <w:r>
              <w:rPr>
                <w:rFonts w:hint="eastAsia"/>
                <w:sz w:val="18"/>
                <w:szCs w:val="18"/>
              </w:rPr>
              <w:t>存在</w:t>
            </w:r>
            <w:r>
              <w:rPr>
                <w:sz w:val="18"/>
                <w:szCs w:val="18"/>
              </w:rPr>
              <w:t>M</w:t>
            </w:r>
          </w:p>
        </w:tc>
        <w:tc>
          <w:tcPr>
            <w:tcW w:w="1620" w:type="dxa"/>
          </w:tcPr>
          <w:p w14:paraId="1CBB9D23">
            <w:pPr>
              <w:spacing w:before="156" w:beforeLines="50" w:line="300" w:lineRule="auto"/>
              <w:rPr>
                <w:sz w:val="18"/>
                <w:szCs w:val="18"/>
              </w:rPr>
            </w:pPr>
            <w:r>
              <w:rPr>
                <w:rFonts w:hint="eastAsia"/>
                <w:color w:val="000000"/>
                <w:sz w:val="18"/>
                <w:szCs w:val="18"/>
              </w:rPr>
              <w:t>DT{</w:t>
            </w:r>
            <w:r>
              <w:rPr>
                <w:color w:val="000000"/>
                <w:sz w:val="18"/>
                <w:szCs w:val="18"/>
              </w:rPr>
              <w:t>8</w:t>
            </w:r>
            <w:r>
              <w:rPr>
                <w:rFonts w:hint="eastAsia"/>
                <w:color w:val="000000"/>
                <w:sz w:val="18"/>
                <w:szCs w:val="18"/>
              </w:rPr>
              <w:t>-</w:t>
            </w:r>
            <w:r>
              <w:rPr>
                <w:color w:val="000000"/>
                <w:sz w:val="18"/>
                <w:szCs w:val="18"/>
              </w:rPr>
              <w:t>8</w:t>
            </w:r>
            <w:r>
              <w:rPr>
                <w:rFonts w:hint="eastAsia"/>
                <w:color w:val="000000"/>
                <w:sz w:val="18"/>
                <w:szCs w:val="18"/>
              </w:rPr>
              <w:t>}/DTF(yyyyMMdd)</w:t>
            </w:r>
          </w:p>
        </w:tc>
        <w:tc>
          <w:tcPr>
            <w:tcW w:w="1260" w:type="dxa"/>
          </w:tcPr>
          <w:p w14:paraId="616E6329">
            <w:pPr>
              <w:spacing w:before="156" w:beforeLines="50" w:line="300" w:lineRule="auto"/>
              <w:rPr>
                <w:sz w:val="18"/>
                <w:szCs w:val="18"/>
              </w:rPr>
            </w:pPr>
            <w:r>
              <w:rPr>
                <w:sz w:val="18"/>
                <w:szCs w:val="18"/>
              </w:rPr>
              <w:t>N/A</w:t>
            </w:r>
          </w:p>
        </w:tc>
        <w:tc>
          <w:tcPr>
            <w:tcW w:w="720" w:type="dxa"/>
          </w:tcPr>
          <w:p w14:paraId="45352537">
            <w:pPr>
              <w:spacing w:before="156" w:beforeLines="50" w:line="300" w:lineRule="auto"/>
              <w:rPr>
                <w:sz w:val="18"/>
                <w:szCs w:val="18"/>
              </w:rPr>
            </w:pPr>
            <w:r>
              <w:rPr>
                <w:rFonts w:hint="eastAsia"/>
                <w:color w:val="000000"/>
                <w:sz w:val="18"/>
                <w:szCs w:val="18"/>
              </w:rPr>
              <w:t>20001003</w:t>
            </w:r>
          </w:p>
        </w:tc>
        <w:tc>
          <w:tcPr>
            <w:tcW w:w="1754" w:type="dxa"/>
          </w:tcPr>
          <w:p w14:paraId="374702DA">
            <w:pPr>
              <w:spacing w:before="156" w:beforeLines="50" w:line="300" w:lineRule="auto"/>
              <w:rPr>
                <w:sz w:val="18"/>
                <w:szCs w:val="18"/>
              </w:rPr>
            </w:pPr>
            <w:r>
              <w:rPr>
                <w:sz w:val="18"/>
                <w:szCs w:val="18"/>
              </w:rPr>
              <w:t>N/A</w:t>
            </w:r>
          </w:p>
        </w:tc>
      </w:tr>
      <w:tr w14:paraId="7C37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4DE779D">
            <w:pPr>
              <w:spacing w:before="156" w:beforeLines="50" w:line="300" w:lineRule="auto"/>
              <w:rPr>
                <w:sz w:val="18"/>
                <w:szCs w:val="18"/>
              </w:rPr>
            </w:pPr>
            <w:r>
              <w:rPr>
                <w:sz w:val="18"/>
                <w:szCs w:val="18"/>
              </w:rPr>
              <w:t>&lt;</w:t>
            </w:r>
            <w:r>
              <w:rPr>
                <w:rFonts w:hint="eastAsia"/>
                <w:sz w:val="18"/>
                <w:szCs w:val="18"/>
              </w:rPr>
              <w:t>D</w:t>
            </w:r>
            <w:r>
              <w:rPr>
                <w:sz w:val="18"/>
                <w:szCs w:val="18"/>
              </w:rPr>
              <w:t>EPTID&gt;</w:t>
            </w:r>
          </w:p>
        </w:tc>
        <w:tc>
          <w:tcPr>
            <w:tcW w:w="1620" w:type="dxa"/>
          </w:tcPr>
          <w:p w14:paraId="05C0E4E5">
            <w:pPr>
              <w:spacing w:before="156" w:beforeLines="50" w:line="300" w:lineRule="auto"/>
              <w:rPr>
                <w:sz w:val="18"/>
                <w:szCs w:val="18"/>
              </w:rPr>
            </w:pPr>
            <w:r>
              <w:rPr>
                <w:rFonts w:hint="eastAsia"/>
                <w:sz w:val="18"/>
                <w:szCs w:val="18"/>
              </w:rPr>
              <w:t>部门I</w:t>
            </w:r>
            <w:r>
              <w:rPr>
                <w:sz w:val="18"/>
                <w:szCs w:val="18"/>
              </w:rPr>
              <w:t>D</w:t>
            </w:r>
            <w:r>
              <w:rPr>
                <w:rFonts w:hint="eastAsia"/>
                <w:sz w:val="18"/>
                <w:szCs w:val="18"/>
              </w:rPr>
              <w:t>如果&lt;EMPL&gt;存在</w:t>
            </w:r>
            <w:r>
              <w:rPr>
                <w:sz w:val="18"/>
                <w:szCs w:val="18"/>
              </w:rPr>
              <w:t>M</w:t>
            </w:r>
          </w:p>
        </w:tc>
        <w:tc>
          <w:tcPr>
            <w:tcW w:w="1620" w:type="dxa"/>
          </w:tcPr>
          <w:p w14:paraId="2A8A54E8">
            <w:pPr>
              <w:spacing w:before="156" w:beforeLines="50" w:line="300" w:lineRule="auto"/>
              <w:rPr>
                <w:color w:val="000000"/>
                <w:sz w:val="18"/>
                <w:szCs w:val="18"/>
              </w:rPr>
            </w:pPr>
            <w:r>
              <w:rPr>
                <w:sz w:val="18"/>
                <w:szCs w:val="18"/>
              </w:rPr>
              <w:t>S{1-32}</w:t>
            </w:r>
          </w:p>
        </w:tc>
        <w:tc>
          <w:tcPr>
            <w:tcW w:w="1260" w:type="dxa"/>
          </w:tcPr>
          <w:p w14:paraId="274A1146">
            <w:pPr>
              <w:spacing w:before="156" w:beforeLines="50" w:line="300" w:lineRule="auto"/>
              <w:rPr>
                <w:sz w:val="18"/>
                <w:szCs w:val="18"/>
              </w:rPr>
            </w:pPr>
            <w:r>
              <w:rPr>
                <w:sz w:val="18"/>
                <w:szCs w:val="18"/>
              </w:rPr>
              <w:t>N/A</w:t>
            </w:r>
          </w:p>
        </w:tc>
        <w:tc>
          <w:tcPr>
            <w:tcW w:w="720" w:type="dxa"/>
          </w:tcPr>
          <w:p w14:paraId="6F240383">
            <w:pPr>
              <w:spacing w:before="156" w:beforeLines="50" w:line="300" w:lineRule="auto"/>
              <w:rPr>
                <w:color w:val="000000"/>
                <w:sz w:val="18"/>
                <w:szCs w:val="18"/>
              </w:rPr>
            </w:pPr>
            <w:r>
              <w:rPr>
                <w:sz w:val="18"/>
                <w:szCs w:val="18"/>
              </w:rPr>
              <w:t>10</w:t>
            </w:r>
          </w:p>
        </w:tc>
        <w:tc>
          <w:tcPr>
            <w:tcW w:w="1754" w:type="dxa"/>
          </w:tcPr>
          <w:p w14:paraId="65F706B1">
            <w:pPr>
              <w:spacing w:before="156" w:beforeLines="50" w:line="300" w:lineRule="auto"/>
              <w:rPr>
                <w:sz w:val="18"/>
                <w:szCs w:val="18"/>
              </w:rPr>
            </w:pPr>
            <w:r>
              <w:rPr>
                <w:sz w:val="18"/>
                <w:szCs w:val="18"/>
              </w:rPr>
              <w:t>N/A</w:t>
            </w:r>
          </w:p>
        </w:tc>
      </w:tr>
    </w:tbl>
    <w:p w14:paraId="49FAE811">
      <w:pPr>
        <w:pStyle w:val="8"/>
        <w:widowControl w:val="0"/>
        <w:spacing w:line="360" w:lineRule="auto"/>
        <w:jc w:val="both"/>
        <w:rPr>
          <w:rFonts w:ascii="宋体"/>
          <w:szCs w:val="30"/>
        </w:rPr>
      </w:pPr>
      <w:r>
        <w:rPr>
          <w:rFonts w:ascii="宋体" w:hAnsi="宋体"/>
          <w:szCs w:val="30"/>
        </w:rPr>
        <w:t>XML</w:t>
      </w:r>
      <w:r>
        <w:rPr>
          <w:rFonts w:hint="eastAsia" w:ascii="宋体" w:hAnsi="宋体"/>
          <w:szCs w:val="30"/>
        </w:rPr>
        <w:t>样例</w:t>
      </w:r>
    </w:p>
    <w:p w14:paraId="08D5A097">
      <w:pPr>
        <w:spacing w:after="240"/>
      </w:pPr>
      <w:r>
        <w:t>&lt;?xml version="1.0" encoding="UTF-8"?&gt;</w:t>
      </w:r>
      <w:r>
        <w:br w:type="textWrapping"/>
      </w:r>
      <w:r>
        <w:t>&lt;MSG&gt;</w:t>
      </w:r>
      <w:r>
        <w:br w:type="textWrapping"/>
      </w:r>
      <w:r>
        <w:t>    &lt;META&gt;</w:t>
      </w:r>
      <w:r>
        <w:br w:type="textWrapping"/>
      </w:r>
      <w:r>
        <w:t>        &lt;SNDR&gt;OMMS&lt;/SNDR&gt;</w:t>
      </w:r>
      <w:r>
        <w:br w:type="textWrapping"/>
      </w:r>
      <w:r>
        <w:t>        &lt;RCVR&gt;SCMS&lt;/RCVR&gt;</w:t>
      </w:r>
      <w:r>
        <w:br w:type="textWrapping"/>
      </w:r>
      <w:r>
        <w:t>        &lt;SEQN&gt;1&lt;/SEQN&gt;</w:t>
      </w:r>
      <w:r>
        <w:br w:type="textWrapping"/>
      </w:r>
      <w:r>
        <w:t>        &lt;DDTM&gt;2010010223000&lt;/DDTM&gt;</w:t>
      </w:r>
      <w:r>
        <w:br w:type="textWrapping"/>
      </w:r>
      <w:r>
        <w:t>        &lt;TYPE&gt;REQE&lt;/TYPE&gt;</w:t>
      </w:r>
      <w:r>
        <w:br w:type="textWrapping"/>
      </w:r>
      <w:r>
        <w:t>        &lt;STYP&gt;RQSD&lt;/STYP&gt;</w:t>
      </w:r>
      <w:r>
        <w:br w:type="textWrapping"/>
      </w:r>
      <w:r>
        <w:t>    &lt;/META&gt;</w:t>
      </w:r>
      <w:r>
        <w:br w:type="textWrapping"/>
      </w:r>
      <w:r>
        <w:t>    &lt;RQSD&gt;</w:t>
      </w:r>
      <w:r>
        <w:br w:type="textWrapping"/>
      </w:r>
      <w:r>
        <w:t>    </w:t>
      </w:r>
      <w:r>
        <w:tab/>
      </w:r>
      <w:r>
        <w:t>&lt;SCDATE&gt;20100102&lt;/SCDATE&gt;</w:t>
      </w:r>
      <w:r>
        <w:br w:type="textWrapping"/>
      </w:r>
      <w:r>
        <w:t>    </w:t>
      </w:r>
      <w:r>
        <w:tab/>
      </w:r>
      <w:r>
        <w:t>&lt;DEPTID&gt;101&lt;/DEPTID</w:t>
      </w:r>
      <w:r>
        <w:br w:type="textWrapping"/>
      </w:r>
      <w:r>
        <w:t>    &lt;/RQSD&gt;</w:t>
      </w:r>
      <w:r>
        <w:br w:type="textWrapping"/>
      </w:r>
      <w:r>
        <w:t xml:space="preserve">&lt;/MSG&gt; </w:t>
      </w:r>
    </w:p>
    <w:p w14:paraId="403C52B7">
      <w:pPr>
        <w:pStyle w:val="7"/>
        <w:widowControl w:val="0"/>
        <w:spacing w:line="360" w:lineRule="auto"/>
        <w:jc w:val="both"/>
        <w:rPr>
          <w:rFonts w:ascii="宋体"/>
          <w:sz w:val="28"/>
          <w:szCs w:val="30"/>
        </w:rPr>
      </w:pPr>
      <w:r>
        <w:rPr>
          <w:rFonts w:hint="eastAsia" w:ascii="宋体" w:hAnsi="宋体"/>
          <w:sz w:val="28"/>
          <w:szCs w:val="30"/>
        </w:rPr>
        <w:t>员工上班计划整表同步事件（</w:t>
      </w:r>
      <w:r>
        <w:rPr>
          <w:rFonts w:ascii="宋体" w:hAnsi="宋体"/>
          <w:sz w:val="28"/>
          <w:szCs w:val="30"/>
        </w:rPr>
        <w:t>SDDL</w:t>
      </w:r>
      <w:r>
        <w:rPr>
          <w:rFonts w:hint="eastAsia" w:ascii="宋体" w:hAnsi="宋体"/>
          <w:sz w:val="28"/>
          <w:szCs w:val="30"/>
        </w:rPr>
        <w:t>）</w:t>
      </w:r>
    </w:p>
    <w:p w14:paraId="5B67B759">
      <w:pPr>
        <w:pStyle w:val="8"/>
        <w:widowControl w:val="0"/>
        <w:spacing w:line="360" w:lineRule="auto"/>
        <w:jc w:val="both"/>
        <w:rPr>
          <w:rFonts w:ascii="宋体"/>
          <w:szCs w:val="30"/>
        </w:rPr>
      </w:pPr>
      <w:r>
        <w:rPr>
          <w:rFonts w:ascii="宋体" w:hAnsi="宋体"/>
          <w:szCs w:val="30"/>
        </w:rPr>
        <w:t>SDDL</w:t>
      </w:r>
      <w:r>
        <w:rPr>
          <w:rFonts w:hint="eastAsia" w:ascii="宋体" w:hAnsi="宋体"/>
          <w:szCs w:val="30"/>
        </w:rPr>
        <w:t>消息说明</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6392"/>
      </w:tblGrid>
      <w:tr w14:paraId="7F408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shd w:val="clear" w:color="auto" w:fill="D9D9D9"/>
          </w:tcPr>
          <w:p w14:paraId="0F02384A">
            <w:pPr>
              <w:spacing w:before="156" w:beforeLines="50" w:line="300" w:lineRule="auto"/>
              <w:rPr>
                <w:sz w:val="18"/>
                <w:szCs w:val="18"/>
              </w:rPr>
            </w:pPr>
            <w:r>
              <w:rPr>
                <w:rFonts w:hint="eastAsia"/>
                <w:sz w:val="18"/>
                <w:szCs w:val="18"/>
              </w:rPr>
              <w:t>消息类型</w:t>
            </w:r>
            <w:r>
              <w:rPr>
                <w:sz w:val="18"/>
                <w:szCs w:val="18"/>
              </w:rPr>
              <w:t>TYPE</w:t>
            </w:r>
          </w:p>
        </w:tc>
        <w:tc>
          <w:tcPr>
            <w:tcW w:w="6392" w:type="dxa"/>
          </w:tcPr>
          <w:p w14:paraId="5286AA61">
            <w:pPr>
              <w:spacing w:before="156" w:beforeLines="50" w:line="300" w:lineRule="auto"/>
              <w:rPr>
                <w:b/>
                <w:sz w:val="18"/>
                <w:szCs w:val="18"/>
              </w:rPr>
            </w:pPr>
            <w:r>
              <w:rPr>
                <w:b/>
                <w:sz w:val="18"/>
                <w:szCs w:val="18"/>
              </w:rPr>
              <w:t>SDDL</w:t>
            </w:r>
          </w:p>
        </w:tc>
      </w:tr>
      <w:tr w14:paraId="6E034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1261E12A">
            <w:pPr>
              <w:spacing w:before="156" w:beforeLines="50" w:line="300" w:lineRule="auto"/>
              <w:rPr>
                <w:sz w:val="18"/>
                <w:szCs w:val="18"/>
              </w:rPr>
            </w:pPr>
            <w:r>
              <w:rPr>
                <w:rFonts w:hint="eastAsia"/>
                <w:sz w:val="18"/>
                <w:szCs w:val="18"/>
              </w:rPr>
              <w:t>应用场景及说明</w:t>
            </w:r>
          </w:p>
        </w:tc>
        <w:tc>
          <w:tcPr>
            <w:tcW w:w="6392" w:type="dxa"/>
          </w:tcPr>
          <w:p w14:paraId="5B82F921">
            <w:pPr>
              <w:widowControl w:val="0"/>
              <w:numPr>
                <w:ilvl w:val="0"/>
                <w:numId w:val="2"/>
              </w:numPr>
              <w:spacing w:before="156" w:beforeLines="50" w:line="300" w:lineRule="auto"/>
              <w:jc w:val="both"/>
              <w:rPr>
                <w:sz w:val="18"/>
                <w:szCs w:val="18"/>
              </w:rPr>
            </w:pPr>
            <w:r>
              <w:rPr>
                <w:rFonts w:hint="eastAsia"/>
                <w:sz w:val="18"/>
                <w:szCs w:val="18"/>
              </w:rPr>
              <w:t>排班信息系统向其它接入系统传送员工上班计划信息</w:t>
            </w:r>
          </w:p>
          <w:p w14:paraId="2C29C5B3">
            <w:pPr>
              <w:widowControl w:val="0"/>
              <w:numPr>
                <w:ilvl w:val="0"/>
                <w:numId w:val="2"/>
              </w:numPr>
              <w:spacing w:before="156" w:beforeLines="50" w:line="300" w:lineRule="auto"/>
              <w:jc w:val="both"/>
              <w:rPr>
                <w:sz w:val="18"/>
                <w:szCs w:val="18"/>
              </w:rPr>
            </w:pPr>
            <w:r>
              <w:rPr>
                <w:rFonts w:hint="eastAsia"/>
                <w:sz w:val="18"/>
                <w:szCs w:val="18"/>
              </w:rPr>
              <w:t>消息大类型属于</w:t>
            </w:r>
            <w:r>
              <w:rPr>
                <w:sz w:val="18"/>
                <w:szCs w:val="18"/>
              </w:rPr>
              <w:t>PBME</w:t>
            </w:r>
            <w:r>
              <w:rPr>
                <w:rFonts w:hint="eastAsia"/>
                <w:sz w:val="18"/>
                <w:szCs w:val="18"/>
              </w:rPr>
              <w:t>，可以按照</w:t>
            </w:r>
            <w:r>
              <w:rPr>
                <w:sz w:val="18"/>
                <w:szCs w:val="18"/>
              </w:rPr>
              <w:t>PBME</w:t>
            </w:r>
            <w:r>
              <w:rPr>
                <w:rFonts w:hint="eastAsia"/>
                <w:sz w:val="18"/>
                <w:szCs w:val="18"/>
              </w:rPr>
              <w:t>来处理</w:t>
            </w:r>
          </w:p>
        </w:tc>
      </w:tr>
      <w:tr w14:paraId="3390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4BD3A376">
            <w:pPr>
              <w:spacing w:before="156" w:beforeLines="50" w:line="300" w:lineRule="auto"/>
              <w:rPr>
                <w:sz w:val="18"/>
                <w:szCs w:val="18"/>
              </w:rPr>
            </w:pPr>
            <w:r>
              <w:rPr>
                <w:rFonts w:hint="eastAsia"/>
                <w:sz w:val="18"/>
                <w:szCs w:val="18"/>
              </w:rPr>
              <w:t>优先级别</w:t>
            </w:r>
          </w:p>
        </w:tc>
        <w:tc>
          <w:tcPr>
            <w:tcW w:w="6392" w:type="dxa"/>
          </w:tcPr>
          <w:p w14:paraId="22B1D7DB">
            <w:pPr>
              <w:spacing w:before="156" w:beforeLines="50" w:line="300" w:lineRule="auto"/>
              <w:rPr>
                <w:sz w:val="18"/>
                <w:szCs w:val="18"/>
              </w:rPr>
            </w:pPr>
            <w:r>
              <w:rPr>
                <w:sz w:val="18"/>
                <w:szCs w:val="18"/>
              </w:rPr>
              <w:t>4</w:t>
            </w:r>
          </w:p>
        </w:tc>
      </w:tr>
      <w:tr w14:paraId="6A78A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2D077476">
            <w:pPr>
              <w:spacing w:before="156" w:beforeLines="50" w:line="300" w:lineRule="auto"/>
              <w:rPr>
                <w:sz w:val="18"/>
                <w:szCs w:val="18"/>
              </w:rPr>
            </w:pPr>
            <w:r>
              <w:rPr>
                <w:rFonts w:hint="eastAsia"/>
                <w:sz w:val="18"/>
                <w:szCs w:val="18"/>
              </w:rPr>
              <w:t>发送源</w:t>
            </w:r>
          </w:p>
        </w:tc>
        <w:tc>
          <w:tcPr>
            <w:tcW w:w="6392" w:type="dxa"/>
          </w:tcPr>
          <w:p w14:paraId="1B6335E0">
            <w:pPr>
              <w:spacing w:before="156" w:beforeLines="50" w:line="300" w:lineRule="auto"/>
              <w:rPr>
                <w:sz w:val="18"/>
                <w:szCs w:val="18"/>
              </w:rPr>
            </w:pPr>
          </w:p>
        </w:tc>
      </w:tr>
    </w:tbl>
    <w:p w14:paraId="73DD3DDE">
      <w:pPr>
        <w:pStyle w:val="8"/>
        <w:widowControl w:val="0"/>
        <w:spacing w:line="360" w:lineRule="auto"/>
        <w:jc w:val="both"/>
        <w:rPr>
          <w:rFonts w:ascii="宋体"/>
          <w:szCs w:val="30"/>
        </w:rPr>
      </w:pPr>
      <w:r>
        <w:rPr>
          <w:rFonts w:ascii="宋体" w:hAnsi="宋体"/>
          <w:szCs w:val="30"/>
        </w:rPr>
        <w:t>SDDL</w:t>
      </w:r>
      <w:r>
        <w:rPr>
          <w:rFonts w:hint="eastAsia" w:ascii="宋体" w:hAnsi="宋体"/>
          <w:szCs w:val="30"/>
        </w:rPr>
        <w:t>消息标签</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620"/>
        <w:gridCol w:w="1620"/>
        <w:gridCol w:w="1260"/>
        <w:gridCol w:w="720"/>
        <w:gridCol w:w="1754"/>
      </w:tblGrid>
      <w:tr w14:paraId="6B7C1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E0E0E0"/>
          </w:tcPr>
          <w:p w14:paraId="608D164B">
            <w:pPr>
              <w:spacing w:before="156" w:beforeLines="50" w:line="300" w:lineRule="auto"/>
              <w:rPr>
                <w:sz w:val="18"/>
                <w:szCs w:val="18"/>
              </w:rPr>
            </w:pPr>
            <w:r>
              <w:rPr>
                <w:rFonts w:hint="eastAsia"/>
                <w:sz w:val="18"/>
                <w:szCs w:val="18"/>
              </w:rPr>
              <w:t>标签</w:t>
            </w:r>
            <w:r>
              <w:rPr>
                <w:sz w:val="18"/>
                <w:szCs w:val="18"/>
              </w:rPr>
              <w:t xml:space="preserve"> tag</w:t>
            </w:r>
          </w:p>
        </w:tc>
        <w:tc>
          <w:tcPr>
            <w:tcW w:w="1620" w:type="dxa"/>
            <w:shd w:val="clear" w:color="auto" w:fill="E0E0E0"/>
          </w:tcPr>
          <w:p w14:paraId="6E35DC47">
            <w:pPr>
              <w:spacing w:before="156" w:beforeLines="50" w:line="300" w:lineRule="auto"/>
              <w:rPr>
                <w:sz w:val="18"/>
                <w:szCs w:val="18"/>
              </w:rPr>
            </w:pPr>
            <w:r>
              <w:rPr>
                <w:rFonts w:hint="eastAsia"/>
                <w:sz w:val="18"/>
                <w:szCs w:val="18"/>
              </w:rPr>
              <w:t>说明（是否必须，</w:t>
            </w:r>
            <w:r>
              <w:rPr>
                <w:sz w:val="18"/>
                <w:szCs w:val="18"/>
              </w:rPr>
              <w:t>M</w:t>
            </w:r>
            <w:r>
              <w:rPr>
                <w:rFonts w:hint="eastAsia"/>
                <w:sz w:val="18"/>
                <w:szCs w:val="18"/>
              </w:rPr>
              <w:t>代表必须，</w:t>
            </w:r>
            <w:r>
              <w:rPr>
                <w:sz w:val="18"/>
                <w:szCs w:val="18"/>
              </w:rPr>
              <w:t>O</w:t>
            </w:r>
            <w:r>
              <w:rPr>
                <w:rFonts w:hint="eastAsia"/>
                <w:sz w:val="18"/>
                <w:szCs w:val="18"/>
              </w:rPr>
              <w:t>代表可选）</w:t>
            </w:r>
          </w:p>
        </w:tc>
        <w:tc>
          <w:tcPr>
            <w:tcW w:w="1620" w:type="dxa"/>
            <w:shd w:val="clear" w:color="auto" w:fill="E0E0E0"/>
          </w:tcPr>
          <w:p w14:paraId="78C8600E">
            <w:pPr>
              <w:spacing w:before="156" w:beforeLines="50" w:line="300" w:lineRule="auto"/>
              <w:rPr>
                <w:sz w:val="18"/>
                <w:szCs w:val="18"/>
              </w:rPr>
            </w:pPr>
            <w:r>
              <w:rPr>
                <w:rFonts w:hint="eastAsia"/>
                <w:sz w:val="18"/>
                <w:szCs w:val="18"/>
              </w:rPr>
              <w:t>值类型和宽度</w:t>
            </w:r>
          </w:p>
        </w:tc>
        <w:tc>
          <w:tcPr>
            <w:tcW w:w="1260" w:type="dxa"/>
            <w:shd w:val="clear" w:color="auto" w:fill="E0E0E0"/>
          </w:tcPr>
          <w:p w14:paraId="3A2F559D">
            <w:pPr>
              <w:spacing w:before="156" w:beforeLines="50" w:line="300" w:lineRule="auto"/>
              <w:rPr>
                <w:sz w:val="18"/>
                <w:szCs w:val="18"/>
              </w:rPr>
            </w:pPr>
            <w:r>
              <w:rPr>
                <w:rFonts w:hint="eastAsia"/>
                <w:sz w:val="18"/>
                <w:szCs w:val="18"/>
              </w:rPr>
              <w:t>取值范围</w:t>
            </w:r>
          </w:p>
        </w:tc>
        <w:tc>
          <w:tcPr>
            <w:tcW w:w="720" w:type="dxa"/>
            <w:shd w:val="clear" w:color="auto" w:fill="E0E0E0"/>
          </w:tcPr>
          <w:p w14:paraId="3979A006">
            <w:pPr>
              <w:spacing w:before="156" w:beforeLines="50" w:line="300" w:lineRule="auto"/>
              <w:rPr>
                <w:sz w:val="18"/>
                <w:szCs w:val="18"/>
              </w:rPr>
            </w:pPr>
            <w:r>
              <w:rPr>
                <w:rFonts w:hint="eastAsia"/>
                <w:sz w:val="18"/>
                <w:szCs w:val="18"/>
              </w:rPr>
              <w:t>样例</w:t>
            </w:r>
          </w:p>
        </w:tc>
        <w:tc>
          <w:tcPr>
            <w:tcW w:w="1754" w:type="dxa"/>
            <w:shd w:val="clear" w:color="auto" w:fill="E0E0E0"/>
          </w:tcPr>
          <w:p w14:paraId="49D66D04">
            <w:pPr>
              <w:spacing w:before="156" w:beforeLines="50" w:line="300" w:lineRule="auto"/>
              <w:rPr>
                <w:sz w:val="18"/>
                <w:szCs w:val="18"/>
              </w:rPr>
            </w:pPr>
            <w:r>
              <w:rPr>
                <w:rFonts w:hint="eastAsia"/>
                <w:sz w:val="18"/>
                <w:szCs w:val="18"/>
              </w:rPr>
              <w:t>备注</w:t>
            </w:r>
          </w:p>
        </w:tc>
      </w:tr>
      <w:tr w14:paraId="3A3CB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6ED2A518">
            <w:pPr>
              <w:spacing w:before="156" w:beforeLines="50" w:line="300" w:lineRule="auto"/>
              <w:rPr>
                <w:sz w:val="18"/>
                <w:szCs w:val="18"/>
              </w:rPr>
            </w:pPr>
            <w:r>
              <w:rPr>
                <w:rFonts w:hint="eastAsia"/>
                <w:sz w:val="18"/>
                <w:szCs w:val="18"/>
              </w:rPr>
              <w:t>消息头</w:t>
            </w:r>
          </w:p>
        </w:tc>
        <w:tc>
          <w:tcPr>
            <w:tcW w:w="1620" w:type="dxa"/>
            <w:shd w:val="clear" w:color="auto" w:fill="CCFFCC"/>
          </w:tcPr>
          <w:p w14:paraId="2F85A798">
            <w:pPr>
              <w:spacing w:before="156" w:beforeLines="50" w:line="300" w:lineRule="auto"/>
              <w:rPr>
                <w:sz w:val="18"/>
                <w:szCs w:val="18"/>
              </w:rPr>
            </w:pPr>
          </w:p>
        </w:tc>
        <w:tc>
          <w:tcPr>
            <w:tcW w:w="1620" w:type="dxa"/>
            <w:shd w:val="clear" w:color="auto" w:fill="CCFFCC"/>
          </w:tcPr>
          <w:p w14:paraId="68A5DBD8">
            <w:pPr>
              <w:spacing w:before="156" w:beforeLines="50" w:line="300" w:lineRule="auto"/>
              <w:rPr>
                <w:sz w:val="18"/>
                <w:szCs w:val="18"/>
              </w:rPr>
            </w:pPr>
          </w:p>
        </w:tc>
        <w:tc>
          <w:tcPr>
            <w:tcW w:w="1260" w:type="dxa"/>
            <w:shd w:val="clear" w:color="auto" w:fill="CCFFCC"/>
          </w:tcPr>
          <w:p w14:paraId="4CC7A671">
            <w:pPr>
              <w:spacing w:before="156" w:beforeLines="50" w:line="300" w:lineRule="auto"/>
              <w:rPr>
                <w:sz w:val="18"/>
                <w:szCs w:val="18"/>
              </w:rPr>
            </w:pPr>
          </w:p>
        </w:tc>
        <w:tc>
          <w:tcPr>
            <w:tcW w:w="720" w:type="dxa"/>
            <w:shd w:val="clear" w:color="auto" w:fill="CCFFCC"/>
          </w:tcPr>
          <w:p w14:paraId="478A8BB0">
            <w:pPr>
              <w:spacing w:before="156" w:beforeLines="50" w:line="300" w:lineRule="auto"/>
              <w:rPr>
                <w:sz w:val="18"/>
                <w:szCs w:val="18"/>
              </w:rPr>
            </w:pPr>
          </w:p>
        </w:tc>
        <w:tc>
          <w:tcPr>
            <w:tcW w:w="1754" w:type="dxa"/>
            <w:shd w:val="clear" w:color="auto" w:fill="CCFFCC"/>
          </w:tcPr>
          <w:p w14:paraId="32DDFF6C">
            <w:pPr>
              <w:spacing w:before="156" w:beforeLines="50" w:line="300" w:lineRule="auto"/>
              <w:rPr>
                <w:sz w:val="18"/>
                <w:szCs w:val="18"/>
              </w:rPr>
            </w:pPr>
          </w:p>
        </w:tc>
      </w:tr>
      <w:tr w14:paraId="2C384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79EE7AD">
            <w:pPr>
              <w:spacing w:before="156" w:beforeLines="50" w:line="300" w:lineRule="auto"/>
              <w:rPr>
                <w:sz w:val="18"/>
                <w:szCs w:val="18"/>
              </w:rPr>
            </w:pPr>
            <w:r>
              <w:rPr>
                <w:sz w:val="18"/>
                <w:szCs w:val="18"/>
              </w:rPr>
              <w:t>&lt;MSG&gt;</w:t>
            </w:r>
          </w:p>
        </w:tc>
        <w:tc>
          <w:tcPr>
            <w:tcW w:w="1620" w:type="dxa"/>
          </w:tcPr>
          <w:p w14:paraId="58AB7870">
            <w:pPr>
              <w:spacing w:before="156" w:beforeLines="50" w:line="300" w:lineRule="auto"/>
              <w:rPr>
                <w:sz w:val="18"/>
                <w:szCs w:val="18"/>
              </w:rPr>
            </w:pPr>
            <w:r>
              <w:rPr>
                <w:rFonts w:hint="eastAsia"/>
                <w:sz w:val="18"/>
                <w:szCs w:val="18"/>
              </w:rPr>
              <w:t>根标签</w:t>
            </w:r>
            <w:r>
              <w:rPr>
                <w:sz w:val="18"/>
                <w:szCs w:val="18"/>
              </w:rPr>
              <w:t>M</w:t>
            </w:r>
          </w:p>
        </w:tc>
        <w:tc>
          <w:tcPr>
            <w:tcW w:w="1620" w:type="dxa"/>
          </w:tcPr>
          <w:p w14:paraId="34EC11A9">
            <w:pPr>
              <w:spacing w:before="156" w:beforeLines="50" w:line="300" w:lineRule="auto"/>
              <w:rPr>
                <w:sz w:val="18"/>
                <w:szCs w:val="18"/>
              </w:rPr>
            </w:pPr>
            <w:r>
              <w:rPr>
                <w:sz w:val="18"/>
                <w:szCs w:val="18"/>
              </w:rPr>
              <w:t>N/A</w:t>
            </w:r>
          </w:p>
        </w:tc>
        <w:tc>
          <w:tcPr>
            <w:tcW w:w="1260" w:type="dxa"/>
          </w:tcPr>
          <w:p w14:paraId="39D94D65">
            <w:pPr>
              <w:spacing w:before="156" w:beforeLines="50" w:line="300" w:lineRule="auto"/>
              <w:rPr>
                <w:sz w:val="18"/>
                <w:szCs w:val="18"/>
              </w:rPr>
            </w:pPr>
            <w:r>
              <w:rPr>
                <w:sz w:val="18"/>
                <w:szCs w:val="18"/>
              </w:rPr>
              <w:t>N/A</w:t>
            </w:r>
          </w:p>
        </w:tc>
        <w:tc>
          <w:tcPr>
            <w:tcW w:w="720" w:type="dxa"/>
          </w:tcPr>
          <w:p w14:paraId="20B60822">
            <w:pPr>
              <w:spacing w:before="156" w:beforeLines="50" w:line="300" w:lineRule="auto"/>
              <w:rPr>
                <w:sz w:val="18"/>
                <w:szCs w:val="18"/>
              </w:rPr>
            </w:pPr>
            <w:r>
              <w:rPr>
                <w:sz w:val="18"/>
                <w:szCs w:val="18"/>
              </w:rPr>
              <w:t>N/A</w:t>
            </w:r>
          </w:p>
        </w:tc>
        <w:tc>
          <w:tcPr>
            <w:tcW w:w="1754" w:type="dxa"/>
          </w:tcPr>
          <w:p w14:paraId="12AC978E">
            <w:pPr>
              <w:spacing w:before="156" w:beforeLines="50" w:line="300" w:lineRule="auto"/>
              <w:rPr>
                <w:sz w:val="18"/>
                <w:szCs w:val="18"/>
              </w:rPr>
            </w:pPr>
            <w:r>
              <w:rPr>
                <w:sz w:val="18"/>
                <w:szCs w:val="18"/>
              </w:rPr>
              <w:t>N/A</w:t>
            </w:r>
          </w:p>
        </w:tc>
      </w:tr>
      <w:tr w14:paraId="69B70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0645403">
            <w:pPr>
              <w:spacing w:before="156" w:beforeLines="50" w:line="300" w:lineRule="auto"/>
              <w:rPr>
                <w:sz w:val="18"/>
                <w:szCs w:val="18"/>
              </w:rPr>
            </w:pPr>
            <w:r>
              <w:rPr>
                <w:sz w:val="18"/>
                <w:szCs w:val="18"/>
              </w:rPr>
              <w:t>&lt;META&gt;</w:t>
            </w:r>
          </w:p>
        </w:tc>
        <w:tc>
          <w:tcPr>
            <w:tcW w:w="1620" w:type="dxa"/>
          </w:tcPr>
          <w:p w14:paraId="559B16C6">
            <w:pPr>
              <w:spacing w:before="156" w:beforeLines="50" w:line="300" w:lineRule="auto"/>
              <w:rPr>
                <w:sz w:val="18"/>
                <w:szCs w:val="18"/>
              </w:rPr>
            </w:pPr>
            <w:r>
              <w:rPr>
                <w:rFonts w:hint="eastAsia"/>
                <w:sz w:val="18"/>
                <w:szCs w:val="18"/>
              </w:rPr>
              <w:t>消息头标签</w:t>
            </w:r>
            <w:r>
              <w:rPr>
                <w:sz w:val="18"/>
                <w:szCs w:val="18"/>
              </w:rPr>
              <w:t>M</w:t>
            </w:r>
          </w:p>
        </w:tc>
        <w:tc>
          <w:tcPr>
            <w:tcW w:w="1620" w:type="dxa"/>
          </w:tcPr>
          <w:p w14:paraId="7031085A">
            <w:pPr>
              <w:spacing w:before="156" w:beforeLines="50" w:line="300" w:lineRule="auto"/>
              <w:rPr>
                <w:sz w:val="18"/>
                <w:szCs w:val="18"/>
              </w:rPr>
            </w:pPr>
            <w:r>
              <w:rPr>
                <w:sz w:val="18"/>
                <w:szCs w:val="18"/>
              </w:rPr>
              <w:t>N/A</w:t>
            </w:r>
          </w:p>
        </w:tc>
        <w:tc>
          <w:tcPr>
            <w:tcW w:w="1260" w:type="dxa"/>
          </w:tcPr>
          <w:p w14:paraId="09D69504">
            <w:pPr>
              <w:spacing w:before="156" w:beforeLines="50" w:line="300" w:lineRule="auto"/>
              <w:rPr>
                <w:sz w:val="18"/>
                <w:szCs w:val="18"/>
              </w:rPr>
            </w:pPr>
            <w:r>
              <w:rPr>
                <w:sz w:val="18"/>
                <w:szCs w:val="18"/>
              </w:rPr>
              <w:t>N/A</w:t>
            </w:r>
          </w:p>
        </w:tc>
        <w:tc>
          <w:tcPr>
            <w:tcW w:w="720" w:type="dxa"/>
          </w:tcPr>
          <w:p w14:paraId="7C606238">
            <w:pPr>
              <w:spacing w:before="156" w:beforeLines="50" w:line="300" w:lineRule="auto"/>
              <w:rPr>
                <w:sz w:val="18"/>
                <w:szCs w:val="18"/>
              </w:rPr>
            </w:pPr>
            <w:r>
              <w:rPr>
                <w:sz w:val="18"/>
                <w:szCs w:val="18"/>
              </w:rPr>
              <w:t>N/A</w:t>
            </w:r>
          </w:p>
        </w:tc>
        <w:tc>
          <w:tcPr>
            <w:tcW w:w="1754" w:type="dxa"/>
          </w:tcPr>
          <w:p w14:paraId="18F9BBE2">
            <w:pPr>
              <w:spacing w:before="156" w:beforeLines="50" w:line="300" w:lineRule="auto"/>
              <w:rPr>
                <w:sz w:val="18"/>
                <w:szCs w:val="18"/>
              </w:rPr>
            </w:pPr>
            <w:r>
              <w:rPr>
                <w:sz w:val="18"/>
                <w:szCs w:val="18"/>
              </w:rPr>
              <w:t>N/A</w:t>
            </w:r>
          </w:p>
        </w:tc>
      </w:tr>
      <w:tr w14:paraId="7EC6C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4A81E3F">
            <w:pPr>
              <w:spacing w:before="156" w:beforeLines="50" w:line="300" w:lineRule="auto"/>
              <w:rPr>
                <w:sz w:val="18"/>
                <w:szCs w:val="18"/>
              </w:rPr>
            </w:pPr>
            <w:r>
              <w:rPr>
                <w:sz w:val="18"/>
                <w:szCs w:val="18"/>
              </w:rPr>
              <w:t>&lt;SNDR&gt;</w:t>
            </w:r>
          </w:p>
        </w:tc>
        <w:tc>
          <w:tcPr>
            <w:tcW w:w="1620" w:type="dxa"/>
          </w:tcPr>
          <w:p w14:paraId="043C8718">
            <w:pPr>
              <w:spacing w:before="156" w:beforeLines="50" w:line="300" w:lineRule="auto"/>
              <w:rPr>
                <w:sz w:val="18"/>
                <w:szCs w:val="18"/>
              </w:rPr>
            </w:pPr>
            <w:r>
              <w:rPr>
                <w:rFonts w:hint="eastAsia"/>
                <w:sz w:val="18"/>
                <w:szCs w:val="18"/>
              </w:rPr>
              <w:t>消息发送者</w:t>
            </w:r>
            <w:r>
              <w:rPr>
                <w:sz w:val="18"/>
                <w:szCs w:val="18"/>
              </w:rPr>
              <w:t>M</w:t>
            </w:r>
          </w:p>
        </w:tc>
        <w:tc>
          <w:tcPr>
            <w:tcW w:w="1620" w:type="dxa"/>
          </w:tcPr>
          <w:p w14:paraId="56F91E09">
            <w:pPr>
              <w:spacing w:before="156" w:beforeLines="50" w:line="300" w:lineRule="auto"/>
              <w:rPr>
                <w:sz w:val="18"/>
                <w:szCs w:val="18"/>
              </w:rPr>
            </w:pPr>
            <w:r>
              <w:rPr>
                <w:sz w:val="18"/>
                <w:szCs w:val="18"/>
              </w:rPr>
              <w:t>S{1-4}</w:t>
            </w:r>
          </w:p>
        </w:tc>
        <w:tc>
          <w:tcPr>
            <w:tcW w:w="1260" w:type="dxa"/>
          </w:tcPr>
          <w:p w14:paraId="29649583">
            <w:pPr>
              <w:spacing w:before="156" w:beforeLines="50" w:line="300" w:lineRule="auto"/>
              <w:rPr>
                <w:sz w:val="18"/>
                <w:szCs w:val="18"/>
              </w:rPr>
            </w:pPr>
            <w:r>
              <w:rPr>
                <w:sz w:val="18"/>
                <w:szCs w:val="18"/>
              </w:rPr>
              <w:t>[0-9][a-z][A-Z]</w:t>
            </w:r>
          </w:p>
        </w:tc>
        <w:tc>
          <w:tcPr>
            <w:tcW w:w="720" w:type="dxa"/>
          </w:tcPr>
          <w:p w14:paraId="25E8DE37">
            <w:pPr>
              <w:spacing w:before="156" w:beforeLines="50" w:line="300" w:lineRule="auto"/>
              <w:rPr>
                <w:sz w:val="18"/>
                <w:szCs w:val="18"/>
              </w:rPr>
            </w:pPr>
            <w:r>
              <w:rPr>
                <w:sz w:val="18"/>
                <w:szCs w:val="18"/>
              </w:rPr>
              <w:t>SCMS</w:t>
            </w:r>
          </w:p>
        </w:tc>
        <w:tc>
          <w:tcPr>
            <w:tcW w:w="1754" w:type="dxa"/>
          </w:tcPr>
          <w:p w14:paraId="570350D2">
            <w:pPr>
              <w:spacing w:before="156" w:beforeLines="50" w:line="300" w:lineRule="auto"/>
              <w:rPr>
                <w:sz w:val="18"/>
                <w:szCs w:val="18"/>
              </w:rPr>
            </w:pPr>
            <w:r>
              <w:rPr>
                <w:rFonts w:hint="eastAsia"/>
                <w:sz w:val="18"/>
                <w:szCs w:val="18"/>
              </w:rPr>
              <w:t>由集成方统一定义</w:t>
            </w:r>
          </w:p>
        </w:tc>
      </w:tr>
      <w:tr w14:paraId="6CE53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EF5E4D4">
            <w:pPr>
              <w:spacing w:before="156" w:beforeLines="50" w:line="300" w:lineRule="auto"/>
              <w:rPr>
                <w:sz w:val="18"/>
                <w:szCs w:val="18"/>
              </w:rPr>
            </w:pPr>
            <w:r>
              <w:rPr>
                <w:sz w:val="18"/>
                <w:szCs w:val="18"/>
              </w:rPr>
              <w:t>&lt;RCVR&gt;</w:t>
            </w:r>
          </w:p>
        </w:tc>
        <w:tc>
          <w:tcPr>
            <w:tcW w:w="1620" w:type="dxa"/>
          </w:tcPr>
          <w:p w14:paraId="4ADFBCA8">
            <w:pPr>
              <w:spacing w:before="156" w:beforeLines="50" w:line="300" w:lineRule="auto"/>
              <w:rPr>
                <w:sz w:val="18"/>
                <w:szCs w:val="18"/>
              </w:rPr>
            </w:pPr>
            <w:r>
              <w:rPr>
                <w:rFonts w:hint="eastAsia"/>
                <w:sz w:val="18"/>
                <w:szCs w:val="18"/>
              </w:rPr>
              <w:t>消息接收者</w:t>
            </w:r>
            <w:r>
              <w:rPr>
                <w:sz w:val="18"/>
                <w:szCs w:val="18"/>
              </w:rPr>
              <w:t>M</w:t>
            </w:r>
          </w:p>
        </w:tc>
        <w:tc>
          <w:tcPr>
            <w:tcW w:w="1620" w:type="dxa"/>
          </w:tcPr>
          <w:p w14:paraId="3E797EDB">
            <w:pPr>
              <w:spacing w:before="156" w:beforeLines="50" w:line="300" w:lineRule="auto"/>
              <w:rPr>
                <w:sz w:val="18"/>
                <w:szCs w:val="18"/>
              </w:rPr>
            </w:pPr>
            <w:r>
              <w:rPr>
                <w:sz w:val="18"/>
                <w:szCs w:val="18"/>
              </w:rPr>
              <w:t>S{1-4}</w:t>
            </w:r>
          </w:p>
        </w:tc>
        <w:tc>
          <w:tcPr>
            <w:tcW w:w="1260" w:type="dxa"/>
          </w:tcPr>
          <w:p w14:paraId="77410567">
            <w:pPr>
              <w:spacing w:before="156" w:beforeLines="50" w:line="300" w:lineRule="auto"/>
              <w:rPr>
                <w:sz w:val="18"/>
                <w:szCs w:val="18"/>
              </w:rPr>
            </w:pPr>
            <w:r>
              <w:rPr>
                <w:sz w:val="18"/>
                <w:szCs w:val="18"/>
              </w:rPr>
              <w:t>[0-9][a-z][A-Z] | EMPTY</w:t>
            </w:r>
          </w:p>
        </w:tc>
        <w:tc>
          <w:tcPr>
            <w:tcW w:w="720" w:type="dxa"/>
          </w:tcPr>
          <w:p w14:paraId="5FE053EC">
            <w:pPr>
              <w:spacing w:before="156" w:beforeLines="50" w:line="300" w:lineRule="auto"/>
              <w:rPr>
                <w:sz w:val="18"/>
                <w:szCs w:val="18"/>
              </w:rPr>
            </w:pPr>
            <w:r>
              <w:rPr>
                <w:sz w:val="18"/>
                <w:szCs w:val="18"/>
              </w:rPr>
              <w:t>OMMS</w:t>
            </w:r>
          </w:p>
        </w:tc>
        <w:tc>
          <w:tcPr>
            <w:tcW w:w="1754" w:type="dxa"/>
          </w:tcPr>
          <w:p w14:paraId="3D027D5A">
            <w:r>
              <w:rPr>
                <w:rFonts w:hint="eastAsia"/>
                <w:sz w:val="18"/>
                <w:szCs w:val="18"/>
              </w:rPr>
              <w:t>填写请求消息的SNDR值，主动发送的消息不需要填写</w:t>
            </w:r>
          </w:p>
        </w:tc>
      </w:tr>
      <w:tr w14:paraId="5ADE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D17FC3A">
            <w:pPr>
              <w:spacing w:before="156" w:beforeLines="50" w:line="300" w:lineRule="auto"/>
              <w:rPr>
                <w:sz w:val="18"/>
                <w:szCs w:val="18"/>
              </w:rPr>
            </w:pPr>
            <w:r>
              <w:rPr>
                <w:sz w:val="18"/>
                <w:szCs w:val="18"/>
              </w:rPr>
              <w:t>&lt;SEQN&gt;</w:t>
            </w:r>
          </w:p>
        </w:tc>
        <w:tc>
          <w:tcPr>
            <w:tcW w:w="1620" w:type="dxa"/>
          </w:tcPr>
          <w:p w14:paraId="47A9C38D">
            <w:pPr>
              <w:spacing w:before="156" w:beforeLines="50" w:line="300" w:lineRule="auto"/>
              <w:rPr>
                <w:sz w:val="18"/>
                <w:szCs w:val="18"/>
              </w:rPr>
            </w:pPr>
            <w:r>
              <w:rPr>
                <w:rFonts w:hint="eastAsia"/>
                <w:sz w:val="18"/>
                <w:szCs w:val="18"/>
              </w:rPr>
              <w:t>消息序号</w:t>
            </w:r>
            <w:r>
              <w:rPr>
                <w:sz w:val="18"/>
                <w:szCs w:val="18"/>
              </w:rPr>
              <w:t>M</w:t>
            </w:r>
          </w:p>
        </w:tc>
        <w:tc>
          <w:tcPr>
            <w:tcW w:w="1620" w:type="dxa"/>
          </w:tcPr>
          <w:p w14:paraId="6BF97EEB">
            <w:pPr>
              <w:spacing w:before="156" w:beforeLines="50" w:line="300" w:lineRule="auto"/>
              <w:rPr>
                <w:sz w:val="18"/>
                <w:szCs w:val="18"/>
              </w:rPr>
            </w:pPr>
            <w:r>
              <w:rPr>
                <w:sz w:val="18"/>
                <w:szCs w:val="18"/>
              </w:rPr>
              <w:t>N{1-6}</w:t>
            </w:r>
          </w:p>
        </w:tc>
        <w:tc>
          <w:tcPr>
            <w:tcW w:w="1260" w:type="dxa"/>
          </w:tcPr>
          <w:p w14:paraId="1B5B667F">
            <w:pPr>
              <w:spacing w:before="156" w:beforeLines="50" w:line="300" w:lineRule="auto"/>
              <w:rPr>
                <w:sz w:val="18"/>
                <w:szCs w:val="18"/>
              </w:rPr>
            </w:pPr>
            <w:r>
              <w:rPr>
                <w:sz w:val="18"/>
                <w:szCs w:val="18"/>
              </w:rPr>
              <w:t>1-999999</w:t>
            </w:r>
          </w:p>
        </w:tc>
        <w:tc>
          <w:tcPr>
            <w:tcW w:w="720" w:type="dxa"/>
          </w:tcPr>
          <w:p w14:paraId="062FDD33">
            <w:pPr>
              <w:spacing w:before="156" w:beforeLines="50" w:line="300" w:lineRule="auto"/>
              <w:rPr>
                <w:sz w:val="18"/>
                <w:szCs w:val="18"/>
              </w:rPr>
            </w:pPr>
            <w:r>
              <w:rPr>
                <w:sz w:val="18"/>
                <w:szCs w:val="18"/>
              </w:rPr>
              <w:t>1111</w:t>
            </w:r>
          </w:p>
        </w:tc>
        <w:tc>
          <w:tcPr>
            <w:tcW w:w="1754" w:type="dxa"/>
          </w:tcPr>
          <w:p w14:paraId="50A02256">
            <w:pPr>
              <w:spacing w:before="156" w:beforeLines="50" w:line="300" w:lineRule="auto"/>
              <w:rPr>
                <w:sz w:val="18"/>
                <w:szCs w:val="18"/>
              </w:rPr>
            </w:pPr>
            <w:r>
              <w:rPr>
                <w:rFonts w:hint="eastAsia"/>
                <w:sz w:val="18"/>
                <w:szCs w:val="18"/>
              </w:rPr>
              <w:t>取整数，最小值为１，最大值为</w:t>
            </w:r>
            <w:r>
              <w:rPr>
                <w:sz w:val="18"/>
                <w:szCs w:val="18"/>
              </w:rPr>
              <w:t>999999,</w:t>
            </w:r>
            <w:r>
              <w:rPr>
                <w:rFonts w:hint="eastAsia"/>
                <w:sz w:val="18"/>
                <w:szCs w:val="18"/>
              </w:rPr>
              <w:t>达到最大值时循环使用。</w:t>
            </w:r>
          </w:p>
        </w:tc>
      </w:tr>
      <w:tr w14:paraId="4854A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B7B0F8D">
            <w:pPr>
              <w:spacing w:before="156" w:beforeLines="50" w:line="300" w:lineRule="auto"/>
              <w:rPr>
                <w:sz w:val="18"/>
                <w:szCs w:val="18"/>
              </w:rPr>
            </w:pPr>
            <w:r>
              <w:rPr>
                <w:sz w:val="18"/>
                <w:szCs w:val="18"/>
              </w:rPr>
              <w:t>&lt;DDTM&gt;</w:t>
            </w:r>
          </w:p>
        </w:tc>
        <w:tc>
          <w:tcPr>
            <w:tcW w:w="1620" w:type="dxa"/>
          </w:tcPr>
          <w:p w14:paraId="1BD534BE">
            <w:pPr>
              <w:spacing w:before="156" w:beforeLines="50" w:line="300" w:lineRule="auto"/>
              <w:rPr>
                <w:sz w:val="18"/>
                <w:szCs w:val="18"/>
              </w:rPr>
            </w:pPr>
            <w:r>
              <w:rPr>
                <w:rFonts w:hint="eastAsia"/>
                <w:sz w:val="18"/>
                <w:szCs w:val="18"/>
              </w:rPr>
              <w:t>发送时间</w:t>
            </w:r>
            <w:r>
              <w:rPr>
                <w:sz w:val="18"/>
                <w:szCs w:val="18"/>
              </w:rPr>
              <w:t>M</w:t>
            </w:r>
          </w:p>
        </w:tc>
        <w:tc>
          <w:tcPr>
            <w:tcW w:w="1620" w:type="dxa"/>
          </w:tcPr>
          <w:p w14:paraId="40E30820">
            <w:pPr>
              <w:spacing w:before="156" w:beforeLines="50" w:line="300" w:lineRule="auto"/>
              <w:rPr>
                <w:sz w:val="18"/>
                <w:szCs w:val="18"/>
              </w:rPr>
            </w:pPr>
            <w:r>
              <w:rPr>
                <w:sz w:val="18"/>
                <w:szCs w:val="18"/>
              </w:rPr>
              <w:t>DT{1-14}/DTF(yyyyMMddHHmmss)</w:t>
            </w:r>
          </w:p>
        </w:tc>
        <w:tc>
          <w:tcPr>
            <w:tcW w:w="1260" w:type="dxa"/>
          </w:tcPr>
          <w:p w14:paraId="09354D2C">
            <w:pPr>
              <w:spacing w:before="156" w:beforeLines="50" w:line="300" w:lineRule="auto"/>
              <w:rPr>
                <w:sz w:val="18"/>
                <w:szCs w:val="18"/>
              </w:rPr>
            </w:pPr>
            <w:r>
              <w:rPr>
                <w:sz w:val="18"/>
                <w:szCs w:val="18"/>
              </w:rPr>
              <w:t>N/A</w:t>
            </w:r>
          </w:p>
        </w:tc>
        <w:tc>
          <w:tcPr>
            <w:tcW w:w="720" w:type="dxa"/>
          </w:tcPr>
          <w:p w14:paraId="1CFA9CA4">
            <w:pPr>
              <w:spacing w:before="156" w:beforeLines="50" w:line="300" w:lineRule="auto"/>
              <w:rPr>
                <w:sz w:val="18"/>
                <w:szCs w:val="18"/>
              </w:rPr>
            </w:pPr>
            <w:r>
              <w:rPr>
                <w:sz w:val="18"/>
                <w:szCs w:val="18"/>
              </w:rPr>
              <w:t>20100103211034</w:t>
            </w:r>
          </w:p>
        </w:tc>
        <w:tc>
          <w:tcPr>
            <w:tcW w:w="1754" w:type="dxa"/>
          </w:tcPr>
          <w:p w14:paraId="5A8740B0">
            <w:pPr>
              <w:spacing w:before="156" w:beforeLines="50" w:line="300" w:lineRule="auto"/>
              <w:rPr>
                <w:sz w:val="18"/>
                <w:szCs w:val="18"/>
              </w:rPr>
            </w:pPr>
            <w:r>
              <w:rPr>
                <w:sz w:val="18"/>
                <w:szCs w:val="18"/>
              </w:rPr>
              <w:t>N/A</w:t>
            </w:r>
          </w:p>
        </w:tc>
      </w:tr>
      <w:tr w14:paraId="13632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5B3C32EC">
            <w:pPr>
              <w:spacing w:before="156" w:beforeLines="50" w:line="300" w:lineRule="auto"/>
              <w:rPr>
                <w:sz w:val="18"/>
                <w:szCs w:val="18"/>
              </w:rPr>
            </w:pPr>
            <w:r>
              <w:rPr>
                <w:sz w:val="18"/>
                <w:szCs w:val="18"/>
              </w:rPr>
              <w:t>&lt;TYPE&gt;</w:t>
            </w:r>
          </w:p>
        </w:tc>
        <w:tc>
          <w:tcPr>
            <w:tcW w:w="1620" w:type="dxa"/>
            <w:shd w:val="clear" w:color="auto" w:fill="FFFFFF"/>
          </w:tcPr>
          <w:p w14:paraId="5EDF5DE9">
            <w:pPr>
              <w:spacing w:before="156" w:beforeLines="50" w:line="300" w:lineRule="auto"/>
              <w:rPr>
                <w:sz w:val="18"/>
                <w:szCs w:val="18"/>
              </w:rPr>
            </w:pPr>
            <w:r>
              <w:rPr>
                <w:rFonts w:hint="eastAsia"/>
                <w:sz w:val="18"/>
                <w:szCs w:val="18"/>
              </w:rPr>
              <w:t>消息类别</w:t>
            </w:r>
            <w:r>
              <w:rPr>
                <w:sz w:val="18"/>
                <w:szCs w:val="18"/>
              </w:rPr>
              <w:t>M</w:t>
            </w:r>
          </w:p>
        </w:tc>
        <w:tc>
          <w:tcPr>
            <w:tcW w:w="1620" w:type="dxa"/>
            <w:shd w:val="clear" w:color="auto" w:fill="FFFFFF"/>
          </w:tcPr>
          <w:p w14:paraId="1C0C2731">
            <w:pPr>
              <w:spacing w:before="156" w:beforeLines="50" w:line="300" w:lineRule="auto"/>
              <w:rPr>
                <w:sz w:val="18"/>
                <w:szCs w:val="18"/>
              </w:rPr>
            </w:pPr>
            <w:r>
              <w:rPr>
                <w:sz w:val="18"/>
                <w:szCs w:val="18"/>
              </w:rPr>
              <w:t>S{1-4}</w:t>
            </w:r>
          </w:p>
        </w:tc>
        <w:tc>
          <w:tcPr>
            <w:tcW w:w="1260" w:type="dxa"/>
            <w:shd w:val="clear" w:color="auto" w:fill="FFFFFF"/>
          </w:tcPr>
          <w:p w14:paraId="6015C309">
            <w:pPr>
              <w:spacing w:before="156" w:beforeLines="50" w:line="300" w:lineRule="auto"/>
              <w:rPr>
                <w:sz w:val="18"/>
                <w:szCs w:val="18"/>
              </w:rPr>
            </w:pPr>
            <w:r>
              <w:rPr>
                <w:sz w:val="18"/>
                <w:szCs w:val="18"/>
              </w:rPr>
              <w:t>[0-9][a-z][A-Z]</w:t>
            </w:r>
          </w:p>
        </w:tc>
        <w:tc>
          <w:tcPr>
            <w:tcW w:w="720" w:type="dxa"/>
            <w:shd w:val="clear" w:color="auto" w:fill="FFFFFF"/>
          </w:tcPr>
          <w:p w14:paraId="5EEB843A">
            <w:pPr>
              <w:spacing w:before="156" w:beforeLines="50" w:line="300" w:lineRule="auto"/>
              <w:rPr>
                <w:sz w:val="18"/>
                <w:szCs w:val="18"/>
              </w:rPr>
            </w:pPr>
            <w:r>
              <w:rPr>
                <w:sz w:val="18"/>
                <w:szCs w:val="18"/>
              </w:rPr>
              <w:t>PBME</w:t>
            </w:r>
          </w:p>
        </w:tc>
        <w:tc>
          <w:tcPr>
            <w:tcW w:w="1754" w:type="dxa"/>
            <w:shd w:val="clear" w:color="auto" w:fill="FFFFFF"/>
          </w:tcPr>
          <w:p w14:paraId="4BB99036">
            <w:pPr>
              <w:spacing w:before="156" w:beforeLines="50" w:line="300" w:lineRule="auto"/>
              <w:rPr>
                <w:sz w:val="18"/>
                <w:szCs w:val="18"/>
              </w:rPr>
            </w:pPr>
            <w:r>
              <w:rPr>
                <w:sz w:val="18"/>
                <w:szCs w:val="18"/>
              </w:rPr>
              <w:t>N/A</w:t>
            </w:r>
          </w:p>
        </w:tc>
      </w:tr>
      <w:tr w14:paraId="2EC21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18703F87">
            <w:pPr>
              <w:spacing w:before="156" w:beforeLines="50" w:line="300" w:lineRule="auto"/>
              <w:rPr>
                <w:sz w:val="18"/>
                <w:szCs w:val="18"/>
              </w:rPr>
            </w:pPr>
            <w:r>
              <w:rPr>
                <w:sz w:val="18"/>
                <w:szCs w:val="18"/>
              </w:rPr>
              <w:t>&lt;STYP&gt;</w:t>
            </w:r>
          </w:p>
        </w:tc>
        <w:tc>
          <w:tcPr>
            <w:tcW w:w="1620" w:type="dxa"/>
            <w:shd w:val="clear" w:color="auto" w:fill="FFFFFF"/>
          </w:tcPr>
          <w:p w14:paraId="4BBB628B">
            <w:pPr>
              <w:spacing w:before="156" w:beforeLines="50" w:line="300" w:lineRule="auto"/>
              <w:rPr>
                <w:sz w:val="18"/>
                <w:szCs w:val="18"/>
              </w:rPr>
            </w:pPr>
            <w:r>
              <w:rPr>
                <w:rFonts w:hint="eastAsia"/>
                <w:sz w:val="18"/>
                <w:szCs w:val="18"/>
              </w:rPr>
              <w:t>消息类型</w:t>
            </w:r>
            <w:r>
              <w:rPr>
                <w:sz w:val="18"/>
                <w:szCs w:val="18"/>
              </w:rPr>
              <w:t>M</w:t>
            </w:r>
          </w:p>
        </w:tc>
        <w:tc>
          <w:tcPr>
            <w:tcW w:w="1620" w:type="dxa"/>
            <w:shd w:val="clear" w:color="auto" w:fill="FFFFFF"/>
          </w:tcPr>
          <w:p w14:paraId="666838FC">
            <w:pPr>
              <w:spacing w:before="156" w:beforeLines="50" w:line="300" w:lineRule="auto"/>
              <w:rPr>
                <w:sz w:val="18"/>
                <w:szCs w:val="18"/>
              </w:rPr>
            </w:pPr>
            <w:r>
              <w:rPr>
                <w:sz w:val="18"/>
                <w:szCs w:val="18"/>
              </w:rPr>
              <w:t>S{1-4}</w:t>
            </w:r>
          </w:p>
        </w:tc>
        <w:tc>
          <w:tcPr>
            <w:tcW w:w="1260" w:type="dxa"/>
            <w:shd w:val="clear" w:color="auto" w:fill="FFFFFF"/>
          </w:tcPr>
          <w:p w14:paraId="74FC0A93">
            <w:pPr>
              <w:spacing w:before="156" w:beforeLines="50" w:line="300" w:lineRule="auto"/>
              <w:rPr>
                <w:sz w:val="18"/>
                <w:szCs w:val="18"/>
              </w:rPr>
            </w:pPr>
            <w:r>
              <w:rPr>
                <w:sz w:val="18"/>
                <w:szCs w:val="18"/>
              </w:rPr>
              <w:t>[0-9][a-z][A-Z]</w:t>
            </w:r>
          </w:p>
        </w:tc>
        <w:tc>
          <w:tcPr>
            <w:tcW w:w="720" w:type="dxa"/>
            <w:shd w:val="clear" w:color="auto" w:fill="FFFFFF"/>
          </w:tcPr>
          <w:p w14:paraId="560786F1">
            <w:pPr>
              <w:spacing w:before="156" w:beforeLines="50" w:line="300" w:lineRule="auto"/>
              <w:rPr>
                <w:sz w:val="18"/>
                <w:szCs w:val="18"/>
              </w:rPr>
            </w:pPr>
            <w:r>
              <w:rPr>
                <w:sz w:val="18"/>
                <w:szCs w:val="18"/>
              </w:rPr>
              <w:t>SDDL</w:t>
            </w:r>
          </w:p>
        </w:tc>
        <w:tc>
          <w:tcPr>
            <w:tcW w:w="1754" w:type="dxa"/>
            <w:shd w:val="clear" w:color="auto" w:fill="FFFFFF"/>
          </w:tcPr>
          <w:p w14:paraId="27D37DB0">
            <w:pPr>
              <w:spacing w:before="156" w:beforeLines="50" w:line="300" w:lineRule="auto"/>
              <w:rPr>
                <w:sz w:val="18"/>
                <w:szCs w:val="18"/>
              </w:rPr>
            </w:pPr>
            <w:r>
              <w:rPr>
                <w:sz w:val="18"/>
                <w:szCs w:val="18"/>
              </w:rPr>
              <w:t>N/A</w:t>
            </w:r>
          </w:p>
        </w:tc>
      </w:tr>
      <w:tr w14:paraId="52B5F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05F2CDB3">
            <w:pPr>
              <w:spacing w:before="156" w:beforeLines="50" w:line="300" w:lineRule="auto"/>
              <w:rPr>
                <w:sz w:val="18"/>
                <w:szCs w:val="18"/>
              </w:rPr>
            </w:pPr>
          </w:p>
        </w:tc>
        <w:tc>
          <w:tcPr>
            <w:tcW w:w="1620" w:type="dxa"/>
            <w:shd w:val="clear" w:color="auto" w:fill="CCFFCC"/>
          </w:tcPr>
          <w:p w14:paraId="050A9E50">
            <w:pPr>
              <w:spacing w:before="156" w:beforeLines="50" w:line="300" w:lineRule="auto"/>
              <w:rPr>
                <w:sz w:val="18"/>
                <w:szCs w:val="18"/>
              </w:rPr>
            </w:pPr>
          </w:p>
        </w:tc>
        <w:tc>
          <w:tcPr>
            <w:tcW w:w="1620" w:type="dxa"/>
            <w:shd w:val="clear" w:color="auto" w:fill="CCFFCC"/>
          </w:tcPr>
          <w:p w14:paraId="42AB04FC">
            <w:pPr>
              <w:spacing w:before="156" w:beforeLines="50" w:line="300" w:lineRule="auto"/>
              <w:rPr>
                <w:sz w:val="18"/>
                <w:szCs w:val="18"/>
              </w:rPr>
            </w:pPr>
          </w:p>
        </w:tc>
        <w:tc>
          <w:tcPr>
            <w:tcW w:w="1260" w:type="dxa"/>
            <w:shd w:val="clear" w:color="auto" w:fill="CCFFCC"/>
          </w:tcPr>
          <w:p w14:paraId="36417924">
            <w:pPr>
              <w:spacing w:before="156" w:beforeLines="50" w:line="300" w:lineRule="auto"/>
              <w:rPr>
                <w:sz w:val="18"/>
                <w:szCs w:val="18"/>
              </w:rPr>
            </w:pPr>
          </w:p>
        </w:tc>
        <w:tc>
          <w:tcPr>
            <w:tcW w:w="720" w:type="dxa"/>
            <w:shd w:val="clear" w:color="auto" w:fill="CCFFCC"/>
          </w:tcPr>
          <w:p w14:paraId="73DF0DA3">
            <w:pPr>
              <w:spacing w:before="156" w:beforeLines="50" w:line="300" w:lineRule="auto"/>
              <w:rPr>
                <w:sz w:val="18"/>
                <w:szCs w:val="18"/>
              </w:rPr>
            </w:pPr>
          </w:p>
        </w:tc>
        <w:tc>
          <w:tcPr>
            <w:tcW w:w="1754" w:type="dxa"/>
            <w:shd w:val="clear" w:color="auto" w:fill="CCFFCC"/>
          </w:tcPr>
          <w:p w14:paraId="453F6613">
            <w:pPr>
              <w:spacing w:before="156" w:beforeLines="50" w:line="300" w:lineRule="auto"/>
              <w:rPr>
                <w:sz w:val="18"/>
                <w:szCs w:val="18"/>
              </w:rPr>
            </w:pPr>
          </w:p>
        </w:tc>
      </w:tr>
      <w:tr w14:paraId="50A35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362D959">
            <w:pPr>
              <w:spacing w:before="156" w:beforeLines="50" w:line="300" w:lineRule="auto"/>
              <w:rPr>
                <w:sz w:val="18"/>
                <w:szCs w:val="18"/>
              </w:rPr>
            </w:pPr>
            <w:r>
              <w:rPr>
                <w:sz w:val="18"/>
                <w:szCs w:val="18"/>
              </w:rPr>
              <w:t>&lt;RECD&gt;</w:t>
            </w:r>
          </w:p>
        </w:tc>
        <w:tc>
          <w:tcPr>
            <w:tcW w:w="1620" w:type="dxa"/>
          </w:tcPr>
          <w:p w14:paraId="05FF7F67">
            <w:pPr>
              <w:spacing w:before="156" w:beforeLines="50" w:line="300" w:lineRule="auto"/>
              <w:rPr>
                <w:sz w:val="18"/>
                <w:szCs w:val="18"/>
              </w:rPr>
            </w:pPr>
            <w:r>
              <w:rPr>
                <w:rFonts w:hint="eastAsia"/>
                <w:sz w:val="18"/>
                <w:szCs w:val="18"/>
              </w:rPr>
              <w:t>传送员工上班计划总数</w:t>
            </w:r>
            <w:r>
              <w:rPr>
                <w:sz w:val="18"/>
                <w:szCs w:val="18"/>
              </w:rPr>
              <w:t>M</w:t>
            </w:r>
          </w:p>
        </w:tc>
        <w:tc>
          <w:tcPr>
            <w:tcW w:w="1620" w:type="dxa"/>
          </w:tcPr>
          <w:p w14:paraId="62E40329">
            <w:pPr>
              <w:spacing w:before="156" w:beforeLines="50" w:line="300" w:lineRule="auto"/>
              <w:rPr>
                <w:sz w:val="18"/>
                <w:szCs w:val="18"/>
              </w:rPr>
            </w:pPr>
            <w:r>
              <w:rPr>
                <w:sz w:val="18"/>
                <w:szCs w:val="18"/>
              </w:rPr>
              <w:t>N</w:t>
            </w:r>
          </w:p>
        </w:tc>
        <w:tc>
          <w:tcPr>
            <w:tcW w:w="1260" w:type="dxa"/>
          </w:tcPr>
          <w:p w14:paraId="3AC59CF6">
            <w:pPr>
              <w:spacing w:before="156" w:beforeLines="50" w:line="300" w:lineRule="auto"/>
              <w:rPr>
                <w:sz w:val="18"/>
                <w:szCs w:val="18"/>
              </w:rPr>
            </w:pPr>
            <w:r>
              <w:rPr>
                <w:sz w:val="18"/>
                <w:szCs w:val="18"/>
              </w:rPr>
              <w:t>N/A</w:t>
            </w:r>
          </w:p>
        </w:tc>
        <w:tc>
          <w:tcPr>
            <w:tcW w:w="720" w:type="dxa"/>
          </w:tcPr>
          <w:p w14:paraId="1B229751">
            <w:pPr>
              <w:spacing w:before="156" w:beforeLines="50" w:line="300" w:lineRule="auto"/>
              <w:rPr>
                <w:sz w:val="18"/>
                <w:szCs w:val="18"/>
              </w:rPr>
            </w:pPr>
            <w:r>
              <w:rPr>
                <w:sz w:val="18"/>
                <w:szCs w:val="18"/>
              </w:rPr>
              <w:t>2</w:t>
            </w:r>
          </w:p>
        </w:tc>
        <w:tc>
          <w:tcPr>
            <w:tcW w:w="1754" w:type="dxa"/>
          </w:tcPr>
          <w:p w14:paraId="1B22F7EA">
            <w:pPr>
              <w:spacing w:before="156" w:beforeLines="50" w:line="300" w:lineRule="auto"/>
              <w:rPr>
                <w:sz w:val="18"/>
                <w:szCs w:val="18"/>
              </w:rPr>
            </w:pPr>
            <w:r>
              <w:rPr>
                <w:rFonts w:hint="eastAsia"/>
                <w:sz w:val="18"/>
                <w:szCs w:val="18"/>
              </w:rPr>
              <w:t>没有员工上班计划数据时，数值为</w:t>
            </w:r>
            <w:r>
              <w:rPr>
                <w:sz w:val="18"/>
                <w:szCs w:val="18"/>
              </w:rPr>
              <w:t>0</w:t>
            </w:r>
          </w:p>
        </w:tc>
      </w:tr>
      <w:tr w14:paraId="2382F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3F03996">
            <w:pPr>
              <w:spacing w:before="156" w:beforeLines="50" w:line="300" w:lineRule="auto"/>
              <w:rPr>
                <w:sz w:val="18"/>
                <w:szCs w:val="18"/>
              </w:rPr>
            </w:pPr>
            <w:r>
              <w:rPr>
                <w:sz w:val="18"/>
                <w:szCs w:val="18"/>
              </w:rPr>
              <w:t>&lt;SCDATE&gt;</w:t>
            </w:r>
          </w:p>
        </w:tc>
        <w:tc>
          <w:tcPr>
            <w:tcW w:w="1620" w:type="dxa"/>
          </w:tcPr>
          <w:p w14:paraId="12127913">
            <w:pPr>
              <w:spacing w:before="156" w:beforeLines="50" w:line="300" w:lineRule="auto"/>
              <w:rPr>
                <w:sz w:val="18"/>
                <w:szCs w:val="18"/>
              </w:rPr>
            </w:pPr>
            <w:r>
              <w:rPr>
                <w:rFonts w:hint="eastAsia"/>
                <w:sz w:val="18"/>
                <w:szCs w:val="18"/>
              </w:rPr>
              <w:t>上班日期如果</w:t>
            </w:r>
            <w:r>
              <w:rPr>
                <w:sz w:val="18"/>
                <w:szCs w:val="18"/>
              </w:rPr>
              <w:t>&lt;SCDT&gt;</w:t>
            </w:r>
            <w:r>
              <w:rPr>
                <w:rFonts w:hint="eastAsia"/>
                <w:sz w:val="18"/>
                <w:szCs w:val="18"/>
              </w:rPr>
              <w:t>存在</w:t>
            </w:r>
            <w:r>
              <w:rPr>
                <w:sz w:val="18"/>
                <w:szCs w:val="18"/>
              </w:rPr>
              <w:t>M</w:t>
            </w:r>
          </w:p>
        </w:tc>
        <w:tc>
          <w:tcPr>
            <w:tcW w:w="1620" w:type="dxa"/>
          </w:tcPr>
          <w:p w14:paraId="4DECC587">
            <w:pPr>
              <w:spacing w:before="156" w:beforeLines="50" w:line="300" w:lineRule="auto"/>
              <w:rPr>
                <w:sz w:val="18"/>
                <w:szCs w:val="18"/>
              </w:rPr>
            </w:pPr>
            <w:r>
              <w:rPr>
                <w:rFonts w:hint="eastAsia"/>
                <w:color w:val="000000"/>
                <w:sz w:val="18"/>
                <w:szCs w:val="18"/>
              </w:rPr>
              <w:t>DT{</w:t>
            </w:r>
            <w:r>
              <w:rPr>
                <w:color w:val="000000"/>
                <w:sz w:val="18"/>
                <w:szCs w:val="18"/>
              </w:rPr>
              <w:t>8</w:t>
            </w:r>
            <w:r>
              <w:rPr>
                <w:rFonts w:hint="eastAsia"/>
                <w:color w:val="000000"/>
                <w:sz w:val="18"/>
                <w:szCs w:val="18"/>
              </w:rPr>
              <w:t>-</w:t>
            </w:r>
            <w:r>
              <w:rPr>
                <w:color w:val="000000"/>
                <w:sz w:val="18"/>
                <w:szCs w:val="18"/>
              </w:rPr>
              <w:t>8</w:t>
            </w:r>
            <w:r>
              <w:rPr>
                <w:rFonts w:hint="eastAsia"/>
                <w:color w:val="000000"/>
                <w:sz w:val="18"/>
                <w:szCs w:val="18"/>
              </w:rPr>
              <w:t>}/DTF(yyyyMMdd)</w:t>
            </w:r>
          </w:p>
        </w:tc>
        <w:tc>
          <w:tcPr>
            <w:tcW w:w="1260" w:type="dxa"/>
          </w:tcPr>
          <w:p w14:paraId="577E4695">
            <w:pPr>
              <w:spacing w:before="156" w:beforeLines="50" w:line="300" w:lineRule="auto"/>
              <w:rPr>
                <w:sz w:val="18"/>
                <w:szCs w:val="18"/>
              </w:rPr>
            </w:pPr>
            <w:r>
              <w:rPr>
                <w:sz w:val="18"/>
                <w:szCs w:val="18"/>
              </w:rPr>
              <w:t>N/A</w:t>
            </w:r>
          </w:p>
        </w:tc>
        <w:tc>
          <w:tcPr>
            <w:tcW w:w="720" w:type="dxa"/>
          </w:tcPr>
          <w:p w14:paraId="62B0F53E">
            <w:pPr>
              <w:spacing w:before="156" w:beforeLines="50" w:line="300" w:lineRule="auto"/>
              <w:rPr>
                <w:sz w:val="18"/>
                <w:szCs w:val="18"/>
              </w:rPr>
            </w:pPr>
            <w:r>
              <w:rPr>
                <w:rFonts w:hint="eastAsia"/>
                <w:color w:val="000000"/>
                <w:sz w:val="18"/>
                <w:szCs w:val="18"/>
              </w:rPr>
              <w:t>20001003</w:t>
            </w:r>
          </w:p>
        </w:tc>
        <w:tc>
          <w:tcPr>
            <w:tcW w:w="1754" w:type="dxa"/>
          </w:tcPr>
          <w:p w14:paraId="642E2575">
            <w:pPr>
              <w:spacing w:before="156" w:beforeLines="50" w:line="300" w:lineRule="auto"/>
              <w:rPr>
                <w:sz w:val="18"/>
                <w:szCs w:val="18"/>
              </w:rPr>
            </w:pPr>
            <w:r>
              <w:rPr>
                <w:sz w:val="18"/>
                <w:szCs w:val="18"/>
              </w:rPr>
              <w:t>N/A</w:t>
            </w:r>
          </w:p>
        </w:tc>
      </w:tr>
      <w:tr w14:paraId="24CFA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6486A6D">
            <w:pPr>
              <w:spacing w:before="156" w:beforeLines="50" w:line="300" w:lineRule="auto"/>
              <w:rPr>
                <w:sz w:val="18"/>
                <w:szCs w:val="18"/>
              </w:rPr>
            </w:pPr>
            <w:r>
              <w:rPr>
                <w:sz w:val="18"/>
                <w:szCs w:val="18"/>
              </w:rPr>
              <w:t>&lt;</w:t>
            </w:r>
            <w:r>
              <w:rPr>
                <w:rFonts w:hint="eastAsia"/>
                <w:sz w:val="18"/>
                <w:szCs w:val="18"/>
              </w:rPr>
              <w:t>D</w:t>
            </w:r>
            <w:r>
              <w:rPr>
                <w:sz w:val="18"/>
                <w:szCs w:val="18"/>
              </w:rPr>
              <w:t>EPTID&gt;</w:t>
            </w:r>
          </w:p>
        </w:tc>
        <w:tc>
          <w:tcPr>
            <w:tcW w:w="1620" w:type="dxa"/>
          </w:tcPr>
          <w:p w14:paraId="47AFDA19">
            <w:pPr>
              <w:spacing w:before="156" w:beforeLines="50" w:line="300" w:lineRule="auto"/>
              <w:rPr>
                <w:sz w:val="18"/>
                <w:szCs w:val="18"/>
              </w:rPr>
            </w:pPr>
            <w:r>
              <w:rPr>
                <w:rFonts w:hint="eastAsia"/>
                <w:sz w:val="18"/>
                <w:szCs w:val="18"/>
              </w:rPr>
              <w:t>部门I</w:t>
            </w:r>
            <w:r>
              <w:rPr>
                <w:sz w:val="18"/>
                <w:szCs w:val="18"/>
              </w:rPr>
              <w:t>D</w:t>
            </w:r>
            <w:r>
              <w:rPr>
                <w:rFonts w:hint="eastAsia"/>
                <w:sz w:val="18"/>
                <w:szCs w:val="18"/>
              </w:rPr>
              <w:t>如果&lt;EMPL&gt;存在</w:t>
            </w:r>
            <w:r>
              <w:rPr>
                <w:sz w:val="18"/>
                <w:szCs w:val="18"/>
              </w:rPr>
              <w:t>M</w:t>
            </w:r>
          </w:p>
        </w:tc>
        <w:tc>
          <w:tcPr>
            <w:tcW w:w="1620" w:type="dxa"/>
          </w:tcPr>
          <w:p w14:paraId="4F75ABBE">
            <w:pPr>
              <w:spacing w:before="156" w:beforeLines="50" w:line="300" w:lineRule="auto"/>
              <w:rPr>
                <w:sz w:val="18"/>
                <w:szCs w:val="18"/>
              </w:rPr>
            </w:pPr>
            <w:r>
              <w:rPr>
                <w:sz w:val="18"/>
                <w:szCs w:val="18"/>
              </w:rPr>
              <w:t>S{1-32}</w:t>
            </w:r>
          </w:p>
        </w:tc>
        <w:tc>
          <w:tcPr>
            <w:tcW w:w="1260" w:type="dxa"/>
          </w:tcPr>
          <w:p w14:paraId="24A57DF3">
            <w:pPr>
              <w:spacing w:before="156" w:beforeLines="50" w:line="300" w:lineRule="auto"/>
              <w:rPr>
                <w:sz w:val="18"/>
                <w:szCs w:val="18"/>
              </w:rPr>
            </w:pPr>
            <w:r>
              <w:rPr>
                <w:sz w:val="18"/>
                <w:szCs w:val="18"/>
              </w:rPr>
              <w:t>N/A</w:t>
            </w:r>
          </w:p>
        </w:tc>
        <w:tc>
          <w:tcPr>
            <w:tcW w:w="720" w:type="dxa"/>
          </w:tcPr>
          <w:p w14:paraId="64505B1D">
            <w:pPr>
              <w:spacing w:before="156" w:beforeLines="50" w:line="300" w:lineRule="auto"/>
              <w:rPr>
                <w:sz w:val="18"/>
                <w:szCs w:val="18"/>
              </w:rPr>
            </w:pPr>
            <w:r>
              <w:rPr>
                <w:sz w:val="18"/>
                <w:szCs w:val="18"/>
              </w:rPr>
              <w:t>10</w:t>
            </w:r>
          </w:p>
        </w:tc>
        <w:tc>
          <w:tcPr>
            <w:tcW w:w="1754" w:type="dxa"/>
          </w:tcPr>
          <w:p w14:paraId="57D54C34">
            <w:pPr>
              <w:spacing w:before="156" w:beforeLines="50" w:line="300" w:lineRule="auto"/>
              <w:rPr>
                <w:sz w:val="18"/>
                <w:szCs w:val="18"/>
              </w:rPr>
            </w:pPr>
            <w:r>
              <w:rPr>
                <w:sz w:val="18"/>
                <w:szCs w:val="18"/>
              </w:rPr>
              <w:t>N/A</w:t>
            </w:r>
          </w:p>
        </w:tc>
      </w:tr>
      <w:tr w14:paraId="67D72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709EF76">
            <w:pPr>
              <w:spacing w:before="156" w:beforeLines="50" w:line="300" w:lineRule="auto"/>
              <w:rPr>
                <w:sz w:val="18"/>
                <w:szCs w:val="18"/>
              </w:rPr>
            </w:pPr>
            <w:r>
              <w:rPr>
                <w:sz w:val="18"/>
                <w:szCs w:val="18"/>
              </w:rPr>
              <w:t>&lt;SCDT&gt;</w:t>
            </w:r>
          </w:p>
        </w:tc>
        <w:tc>
          <w:tcPr>
            <w:tcW w:w="1620" w:type="dxa"/>
          </w:tcPr>
          <w:p w14:paraId="080E6A98">
            <w:pPr>
              <w:spacing w:before="156" w:beforeLines="50" w:line="300" w:lineRule="auto"/>
              <w:rPr>
                <w:sz w:val="18"/>
                <w:szCs w:val="18"/>
              </w:rPr>
            </w:pPr>
            <w:r>
              <w:rPr>
                <w:rFonts w:hint="eastAsia"/>
                <w:sz w:val="18"/>
                <w:szCs w:val="18"/>
              </w:rPr>
              <w:t>员工上班计划信息标签</w:t>
            </w:r>
            <w:r>
              <w:rPr>
                <w:sz w:val="18"/>
                <w:szCs w:val="18"/>
              </w:rPr>
              <w:t>M</w:t>
            </w:r>
          </w:p>
        </w:tc>
        <w:tc>
          <w:tcPr>
            <w:tcW w:w="1620" w:type="dxa"/>
          </w:tcPr>
          <w:p w14:paraId="31BCA1C8">
            <w:pPr>
              <w:spacing w:before="156" w:beforeLines="50" w:line="300" w:lineRule="auto"/>
              <w:rPr>
                <w:sz w:val="18"/>
                <w:szCs w:val="18"/>
              </w:rPr>
            </w:pPr>
            <w:r>
              <w:rPr>
                <w:sz w:val="18"/>
                <w:szCs w:val="18"/>
              </w:rPr>
              <w:t>N/A</w:t>
            </w:r>
          </w:p>
        </w:tc>
        <w:tc>
          <w:tcPr>
            <w:tcW w:w="1260" w:type="dxa"/>
          </w:tcPr>
          <w:p w14:paraId="0CA77FAE">
            <w:pPr>
              <w:spacing w:before="156" w:beforeLines="50" w:line="300" w:lineRule="auto"/>
              <w:rPr>
                <w:sz w:val="18"/>
                <w:szCs w:val="18"/>
              </w:rPr>
            </w:pPr>
            <w:r>
              <w:rPr>
                <w:sz w:val="18"/>
                <w:szCs w:val="18"/>
              </w:rPr>
              <w:t>N/A</w:t>
            </w:r>
          </w:p>
        </w:tc>
        <w:tc>
          <w:tcPr>
            <w:tcW w:w="720" w:type="dxa"/>
          </w:tcPr>
          <w:p w14:paraId="0E5F7AD4">
            <w:pPr>
              <w:spacing w:before="156" w:beforeLines="50" w:line="300" w:lineRule="auto"/>
              <w:rPr>
                <w:sz w:val="18"/>
                <w:szCs w:val="18"/>
              </w:rPr>
            </w:pPr>
            <w:r>
              <w:rPr>
                <w:sz w:val="18"/>
                <w:szCs w:val="18"/>
              </w:rPr>
              <w:t>N/A</w:t>
            </w:r>
          </w:p>
        </w:tc>
        <w:tc>
          <w:tcPr>
            <w:tcW w:w="1754" w:type="dxa"/>
          </w:tcPr>
          <w:p w14:paraId="51A4EA72">
            <w:pPr>
              <w:spacing w:before="156" w:beforeLines="50" w:line="300" w:lineRule="auto"/>
              <w:rPr>
                <w:sz w:val="18"/>
                <w:szCs w:val="18"/>
              </w:rPr>
            </w:pPr>
            <w:r>
              <w:rPr>
                <w:rFonts w:hint="eastAsia"/>
                <w:sz w:val="18"/>
                <w:szCs w:val="18"/>
              </w:rPr>
              <w:t>参考SDIE</w:t>
            </w:r>
            <w:r>
              <w:rPr>
                <w:sz w:val="18"/>
                <w:szCs w:val="18"/>
              </w:rPr>
              <w:t>的</w:t>
            </w:r>
            <w:r>
              <w:rPr>
                <w:rFonts w:hint="eastAsia"/>
                <w:sz w:val="18"/>
                <w:szCs w:val="18"/>
              </w:rPr>
              <w:t>&lt;</w:t>
            </w:r>
            <w:r>
              <w:rPr>
                <w:sz w:val="18"/>
                <w:szCs w:val="18"/>
              </w:rPr>
              <w:t>SCDT&gt;标签组</w:t>
            </w:r>
          </w:p>
        </w:tc>
      </w:tr>
    </w:tbl>
    <w:p w14:paraId="15595B16">
      <w:pPr>
        <w:pStyle w:val="8"/>
        <w:widowControl w:val="0"/>
        <w:spacing w:line="360" w:lineRule="auto"/>
        <w:jc w:val="both"/>
        <w:rPr>
          <w:rFonts w:ascii="宋体"/>
          <w:szCs w:val="30"/>
        </w:rPr>
      </w:pPr>
      <w:r>
        <w:rPr>
          <w:rFonts w:ascii="宋体" w:hAnsi="宋体"/>
          <w:szCs w:val="30"/>
        </w:rPr>
        <w:t>XML</w:t>
      </w:r>
      <w:r>
        <w:rPr>
          <w:rFonts w:hint="eastAsia" w:ascii="宋体" w:hAnsi="宋体"/>
          <w:szCs w:val="30"/>
        </w:rPr>
        <w:t>样例</w:t>
      </w:r>
    </w:p>
    <w:p w14:paraId="249CDFFC">
      <w:pPr>
        <w:rPr>
          <w:ins w:id="187" w:author="余龙水" w:date="2024-07-24T15:51:55Z"/>
        </w:rPr>
      </w:pPr>
      <w:r>
        <w:t>&lt;?xml version="1.0" encoding="UTF-8"?&gt;</w:t>
      </w:r>
      <w:r>
        <w:br w:type="textWrapping"/>
      </w:r>
      <w:r>
        <w:t>&lt;MSG&gt;</w:t>
      </w:r>
      <w:r>
        <w:br w:type="textWrapping"/>
      </w:r>
      <w:r>
        <w:t>    &lt;META&gt;</w:t>
      </w:r>
      <w:r>
        <w:br w:type="textWrapping"/>
      </w:r>
      <w:r>
        <w:t>        &lt;SNDR&gt;SCMS&lt;/SNDR&gt;</w:t>
      </w:r>
      <w:r>
        <w:br w:type="textWrapping"/>
      </w:r>
      <w:r>
        <w:t>        &lt;RCVR&gt;&lt;/RCVR&gt;</w:t>
      </w:r>
      <w:r>
        <w:br w:type="textWrapping"/>
      </w:r>
      <w:r>
        <w:t>        &lt;SEQN&gt;1&lt;/SEQN&gt;</w:t>
      </w:r>
      <w:r>
        <w:br w:type="textWrapping"/>
      </w:r>
      <w:r>
        <w:t>        &lt;DDTM&gt;2010010223000&lt;/DDTM&gt;</w:t>
      </w:r>
      <w:r>
        <w:br w:type="textWrapping"/>
      </w:r>
      <w:r>
        <w:t>        &lt;TYPE&gt;PBME&lt;/TYPE&gt;</w:t>
      </w:r>
      <w:r>
        <w:br w:type="textWrapping"/>
      </w:r>
      <w:r>
        <w:t>        &lt;STYP&gt;SDDL&lt;/STYP&gt;</w:t>
      </w:r>
      <w:r>
        <w:br w:type="textWrapping"/>
      </w:r>
      <w:r>
        <w:t>    &lt;/META&gt;</w:t>
      </w:r>
      <w:r>
        <w:br w:type="textWrapping"/>
      </w:r>
      <w:r>
        <w:t>    &lt;RECD&gt;2&lt;/RECD&gt;</w:t>
      </w:r>
      <w:r>
        <w:br w:type="textWrapping"/>
      </w:r>
      <w:r>
        <w:t>    &lt;SCDATE&gt;20100102&lt;/SCDATE&gt;</w:t>
      </w:r>
      <w:r>
        <w:br w:type="textWrapping"/>
      </w:r>
      <w:r>
        <w:t>    &lt;DEPTID&gt;101&lt;/DEPTID</w:t>
      </w:r>
      <w:r>
        <w:br w:type="textWrapping"/>
      </w:r>
      <w:r>
        <w:t>    &lt;SCDT&gt;</w:t>
      </w:r>
      <w:r>
        <w:br w:type="textWrapping"/>
      </w:r>
      <w:r>
        <w:t>        &lt;ID&gt;101098&lt;/ID&gt;</w:t>
      </w:r>
      <w:r>
        <w:br w:type="textWrapping"/>
      </w:r>
      <w:r>
        <w:t>        &lt;CODE&gt;101098&lt;/CODE&gt;</w:t>
      </w:r>
      <w:r>
        <w:br w:type="textWrapping"/>
      </w:r>
      <w:r>
        <w:t>        </w:t>
      </w:r>
      <w:r>
        <w:rPr>
          <w:rFonts w:hint="eastAsia"/>
        </w:rPr>
        <w:t>&lt;NAME&gt;张三&lt;/NAME&gt;</w:t>
      </w:r>
      <w:r>
        <w:br w:type="textWrapping"/>
      </w:r>
      <w:r>
        <w:t>        &lt;SCDATE&gt;20190909&lt;/SCDATE&gt;</w:t>
      </w:r>
      <w:r>
        <w:br w:type="textWrapping"/>
      </w:r>
      <w:r>
        <w:t>        &lt;BEGINTIME&gt;20190909083030&lt;/BEGINTIME&gt;</w:t>
      </w:r>
      <w:r>
        <w:br w:type="textWrapping"/>
      </w:r>
      <w:r>
        <w:t>        &lt;ENDTIME&gt;20190909153030&lt;/ENDTIME&gt;</w:t>
      </w:r>
    </w:p>
    <w:p w14:paraId="72339F9A">
      <w:pPr>
        <w:ind w:firstLine="1920" w:firstLineChars="800"/>
        <w:rPr>
          <w:ins w:id="188" w:author="余龙水" w:date="2024-07-24T16:15:13Z"/>
          <w:rFonts w:hint="default"/>
          <w:lang w:val="en-US" w:eastAsia="zh-CN"/>
        </w:rPr>
      </w:pPr>
      <w:ins w:id="189" w:author="余龙水" w:date="2024-07-24T16:15:13Z">
        <w:r>
          <w:rPr>
            <w:rFonts w:hint="default"/>
            <w:lang w:val="en-US" w:eastAsia="zh-CN"/>
          </w:rPr>
          <w:t>&lt;ISWORK&gt;1&lt;/ISWORK&gt;</w:t>
        </w:r>
      </w:ins>
    </w:p>
    <w:p w14:paraId="4CB74F36">
      <w:pPr>
        <w:ind w:firstLine="1920" w:firstLineChars="800"/>
        <w:rPr>
          <w:ins w:id="190" w:author="余龙水" w:date="2024-07-24T16:15:13Z"/>
          <w:rFonts w:hint="default"/>
          <w:sz w:val="24"/>
          <w:szCs w:val="24"/>
          <w:lang w:val="en-US" w:eastAsia="zh-CN"/>
        </w:rPr>
      </w:pPr>
      <w:ins w:id="191" w:author="余龙水" w:date="2024-07-24T16:15:13Z">
        <w:r>
          <w:rPr>
            <w:rFonts w:hint="default"/>
            <w:lang w:val="en-US" w:eastAsia="zh-CN"/>
          </w:rPr>
          <w:t>&lt;</w:t>
        </w:r>
      </w:ins>
      <w:ins w:id="192" w:author="余龙水" w:date="2024-07-24T16:15:13Z">
        <w:r>
          <w:rPr>
            <w:rFonts w:hint="default"/>
            <w:sz w:val="24"/>
            <w:szCs w:val="24"/>
            <w:lang w:val="en-US" w:eastAsia="zh-CN"/>
          </w:rPr>
          <w:t>OTHERDAY&gt;0&lt;/OTHERDAY&gt;</w:t>
        </w:r>
      </w:ins>
    </w:p>
    <w:p w14:paraId="459DBE5D">
      <w:pPr>
        <w:ind w:firstLine="1920" w:firstLineChars="800"/>
        <w:rPr>
          <w:ins w:id="193" w:author="余龙水" w:date="2024-07-24T16:15:13Z"/>
          <w:rFonts w:hint="default"/>
          <w:sz w:val="24"/>
          <w:szCs w:val="24"/>
          <w:lang w:val="en-US" w:eastAsia="zh-CN"/>
        </w:rPr>
      </w:pPr>
      <w:ins w:id="194" w:author="余龙水" w:date="2024-07-24T16:15:13Z">
        <w:r>
          <w:rPr>
            <w:rFonts w:hint="default"/>
            <w:lang w:val="en-US" w:eastAsia="zh-CN"/>
          </w:rPr>
          <w:t>&lt;</w:t>
        </w:r>
      </w:ins>
      <w:ins w:id="195" w:author="余龙水" w:date="2024-07-24T16:15:13Z">
        <w:r>
          <w:rPr>
            <w:rFonts w:hint="default"/>
            <w:sz w:val="24"/>
            <w:szCs w:val="24"/>
            <w:lang w:val="en-US" w:eastAsia="zh-CN"/>
          </w:rPr>
          <w:t>INCLUDECHILD</w:t>
        </w:r>
      </w:ins>
      <w:ins w:id="196" w:author="余龙水" w:date="2024-07-24T16:15:13Z">
        <w:r>
          <w:rPr>
            <w:rFonts w:hint="default"/>
            <w:lang w:val="en-US" w:eastAsia="zh-CN"/>
          </w:rPr>
          <w:t>&gt;0&lt;/</w:t>
        </w:r>
      </w:ins>
      <w:ins w:id="197" w:author="余龙水" w:date="2024-07-24T16:15:13Z">
        <w:r>
          <w:rPr>
            <w:rFonts w:hint="default"/>
            <w:sz w:val="24"/>
            <w:szCs w:val="24"/>
            <w:lang w:val="en-US" w:eastAsia="zh-CN"/>
          </w:rPr>
          <w:t>INCLUDECHILD&gt;</w:t>
        </w:r>
      </w:ins>
    </w:p>
    <w:p w14:paraId="35F0DD61">
      <w:pPr>
        <w:ind w:firstLine="1920" w:firstLineChars="800"/>
        <w:rPr>
          <w:ins w:id="198" w:author="余龙水" w:date="2024-07-24T16:15:13Z"/>
          <w:rFonts w:hint="eastAsia"/>
          <w:lang w:val="en-US" w:eastAsia="zh-CN"/>
        </w:rPr>
      </w:pPr>
      <w:ins w:id="199" w:author="余龙水" w:date="2024-07-24T16:15:13Z">
        <w:r>
          <w:rPr>
            <w:rFonts w:hint="eastAsia"/>
            <w:lang w:val="en-US" w:eastAsia="zh-CN"/>
          </w:rPr>
          <w:t>&lt;SHIFTS&gt;</w:t>
        </w:r>
      </w:ins>
    </w:p>
    <w:p w14:paraId="38179A3D">
      <w:pPr>
        <w:ind w:firstLine="2335" w:firstLineChars="973"/>
        <w:rPr>
          <w:ins w:id="200" w:author="余龙水" w:date="2024-07-24T16:15:13Z"/>
          <w:rFonts w:hint="eastAsia"/>
          <w:lang w:val="en-US" w:eastAsia="zh-CN"/>
        </w:rPr>
      </w:pPr>
      <w:ins w:id="201" w:author="余龙水" w:date="2024-07-24T16:15:13Z">
        <w:r>
          <w:rPr>
            <w:rFonts w:hint="eastAsia"/>
            <w:lang w:val="en-US" w:eastAsia="zh-CN"/>
          </w:rPr>
          <w:t>&lt;SHIFT&gt;</w:t>
        </w:r>
      </w:ins>
    </w:p>
    <w:p w14:paraId="0010F1FD">
      <w:pPr>
        <w:ind w:firstLine="2752" w:firstLineChars="1147"/>
        <w:rPr>
          <w:ins w:id="202" w:author="余龙水" w:date="2024-07-24T16:15:29Z"/>
        </w:rPr>
      </w:pPr>
      <w:ins w:id="203" w:author="余龙水" w:date="2024-07-24T16:15:13Z">
        <w:r>
          <w:rPr/>
          <w:t>&lt;BEGINTIME&gt;20190909083030&lt;/BEGINTIME&gt;</w:t>
        </w:r>
      </w:ins>
      <w:ins w:id="204" w:author="余龙水" w:date="2024-07-24T16:15:13Z">
        <w:r>
          <w:rPr/>
          <w:br w:type="textWrapping"/>
        </w:r>
      </w:ins>
      <w:ins w:id="205" w:author="余龙水" w:date="2024-07-24T16:15:13Z">
        <w:r>
          <w:rPr/>
          <w:t>        </w:t>
        </w:r>
      </w:ins>
      <w:ins w:id="206" w:author="余龙水" w:date="2024-07-24T16:15:13Z">
        <w:r>
          <w:rPr>
            <w:rFonts w:hint="eastAsia"/>
            <w:lang w:val="en-US" w:eastAsia="zh-CN"/>
          </w:rPr>
          <w:tab/>
        </w:r>
      </w:ins>
      <w:ins w:id="207" w:author="余龙水" w:date="2024-07-24T16:15:13Z">
        <w:r>
          <w:rPr>
            <w:rFonts w:hint="eastAsia"/>
            <w:lang w:val="en-US" w:eastAsia="zh-CN"/>
          </w:rPr>
          <w:tab/>
        </w:r>
      </w:ins>
      <w:ins w:id="208" w:author="余龙水" w:date="2024-07-24T16:15:13Z">
        <w:r>
          <w:rPr>
            <w:rFonts w:hint="eastAsia"/>
            <w:lang w:val="en-US" w:eastAsia="zh-CN"/>
          </w:rPr>
          <w:t xml:space="preserve">  </w:t>
        </w:r>
      </w:ins>
      <w:ins w:id="209" w:author="余龙水" w:date="2024-07-24T16:15:13Z">
        <w:r>
          <w:rPr/>
          <w:t>&lt;ENDTIME&gt;20190909153030&lt;/ENDTIME&gt;</w:t>
        </w:r>
      </w:ins>
    </w:p>
    <w:p w14:paraId="5ADFED17">
      <w:pPr>
        <w:ind w:firstLine="2400" w:firstLineChars="1000"/>
        <w:rPr>
          <w:ins w:id="210" w:author="余龙水" w:date="2024-07-24T15:52:00Z"/>
        </w:rPr>
      </w:pPr>
      <w:ins w:id="211" w:author="余龙水" w:date="2024-07-24T16:15:13Z">
        <w:r>
          <w:rPr>
            <w:rFonts w:hint="eastAsia"/>
            <w:lang w:val="en-US" w:eastAsia="zh-CN"/>
          </w:rPr>
          <w:t>&lt;/SHIFT&gt;</w:t>
        </w:r>
      </w:ins>
      <w:ins w:id="212" w:author="余龙水" w:date="2024-07-24T16:15:13Z">
        <w:r>
          <w:rPr/>
          <w:br w:type="textWrapping"/>
        </w:r>
      </w:ins>
      <w:ins w:id="213" w:author="余龙水" w:date="2024-07-24T16:15:13Z">
        <w:r>
          <w:rPr>
            <w:rFonts w:hint="eastAsia"/>
            <w:lang w:val="en-US" w:eastAsia="zh-CN"/>
          </w:rPr>
          <w:tab/>
        </w:r>
      </w:ins>
      <w:ins w:id="214" w:author="余龙水" w:date="2024-07-24T16:15:13Z">
        <w:r>
          <w:rPr>
            <w:rFonts w:hint="eastAsia"/>
            <w:lang w:val="en-US" w:eastAsia="zh-CN"/>
          </w:rPr>
          <w:tab/>
        </w:r>
      </w:ins>
      <w:ins w:id="215" w:author="余龙水" w:date="2024-07-24T16:15:13Z">
        <w:r>
          <w:rPr>
            <w:rFonts w:hint="eastAsia"/>
            <w:lang w:val="en-US" w:eastAsia="zh-CN"/>
          </w:rPr>
          <w:tab/>
        </w:r>
      </w:ins>
      <w:ins w:id="216" w:author="余龙水" w:date="2024-07-24T16:15:13Z">
        <w:r>
          <w:rPr>
            <w:rFonts w:hint="eastAsia"/>
            <w:lang w:val="en-US" w:eastAsia="zh-CN"/>
          </w:rPr>
          <w:tab/>
        </w:r>
      </w:ins>
      <w:ins w:id="217" w:author="余龙水" w:date="2024-07-24T16:15:13Z">
        <w:r>
          <w:rPr>
            <w:rFonts w:hint="eastAsia"/>
            <w:lang w:val="en-US" w:eastAsia="zh-CN"/>
          </w:rPr>
          <w:t xml:space="preserve">  </w:t>
        </w:r>
      </w:ins>
      <w:ins w:id="218" w:author="余龙水" w:date="2024-07-24T16:15:13Z">
        <w:r>
          <w:rPr>
            <w:rFonts w:hint="eastAsia"/>
            <w:sz w:val="24"/>
            <w:szCs w:val="24"/>
            <w:lang w:val="en-US" w:eastAsia="zh-CN"/>
          </w:rPr>
          <w:t>&lt;/SHIFTS&gt;</w:t>
        </w:r>
      </w:ins>
      <w:r>
        <w:br w:type="textWrapping"/>
      </w:r>
      <w:r>
        <w:t>        &lt;AREAID&gt;100&lt;/AREAID&gt;</w:t>
      </w:r>
      <w:r>
        <w:br w:type="textWrapping"/>
      </w:r>
      <w:r>
        <w:t>        </w:t>
      </w:r>
      <w:r>
        <w:rPr>
          <w:rFonts w:hint="eastAsia"/>
        </w:rPr>
        <w:t>&lt;AREANAME&gt;东三指廊&lt;/AREANAME&gt;</w:t>
      </w:r>
      <w:r>
        <w:br w:type="textWrapping"/>
      </w:r>
      <w:r>
        <w:t>    &lt;/SCDT&gt;</w:t>
      </w:r>
      <w:r>
        <w:br w:type="textWrapping"/>
      </w:r>
      <w:r>
        <w:t>    &lt;SCDT&gt;</w:t>
      </w:r>
      <w:r>
        <w:br w:type="textWrapping"/>
      </w:r>
      <w:r>
        <w:t>        &lt;ID&gt;101099&lt;/ID&gt;</w:t>
      </w:r>
      <w:r>
        <w:br w:type="textWrapping"/>
      </w:r>
      <w:r>
        <w:t>        &lt;CODE&gt;101099&lt;/CODE&gt;</w:t>
      </w:r>
      <w:r>
        <w:br w:type="textWrapping"/>
      </w:r>
      <w:r>
        <w:t>        </w:t>
      </w:r>
      <w:r>
        <w:rPr>
          <w:rFonts w:hint="eastAsia"/>
        </w:rPr>
        <w:t>&lt;NAME&gt;张</w:t>
      </w:r>
      <w:r>
        <w:t>一</w:t>
      </w:r>
      <w:r>
        <w:rPr>
          <w:rFonts w:hint="eastAsia"/>
        </w:rPr>
        <w:t>&lt;/NAME&gt;</w:t>
      </w:r>
      <w:r>
        <w:br w:type="textWrapping"/>
      </w:r>
      <w:r>
        <w:t>        &lt;SCDATE&gt;20190909&lt;/SCDATE&gt;</w:t>
      </w:r>
      <w:r>
        <w:br w:type="textWrapping"/>
      </w:r>
      <w:r>
        <w:t>        &lt;BEGINTIME&gt;20190909083030&lt;/BEGINTIME&gt;</w:t>
      </w:r>
      <w:r>
        <w:br w:type="textWrapping"/>
      </w:r>
      <w:r>
        <w:t>        &lt;ENDTIME&gt;20190909153030&lt;/ENDTIME&gt;</w:t>
      </w:r>
    </w:p>
    <w:p w14:paraId="00C24E29">
      <w:pPr>
        <w:ind w:firstLine="1920" w:firstLineChars="800"/>
        <w:rPr>
          <w:ins w:id="219" w:author="余龙水" w:date="2024-07-24T16:15:42Z"/>
          <w:rFonts w:hint="default"/>
          <w:lang w:val="en-US" w:eastAsia="zh-CN"/>
        </w:rPr>
      </w:pPr>
      <w:ins w:id="220" w:author="余龙水" w:date="2024-07-24T16:15:42Z">
        <w:r>
          <w:rPr>
            <w:rFonts w:hint="default"/>
            <w:lang w:val="en-US" w:eastAsia="zh-CN"/>
          </w:rPr>
          <w:t>&lt;ISWORK&gt;1&lt;/ISWORK&gt;</w:t>
        </w:r>
      </w:ins>
    </w:p>
    <w:p w14:paraId="61F50F83">
      <w:pPr>
        <w:ind w:firstLine="1920" w:firstLineChars="800"/>
        <w:rPr>
          <w:ins w:id="221" w:author="余龙水" w:date="2024-07-24T16:15:42Z"/>
          <w:rFonts w:hint="default"/>
          <w:sz w:val="24"/>
          <w:szCs w:val="24"/>
          <w:lang w:val="en-US" w:eastAsia="zh-CN"/>
        </w:rPr>
      </w:pPr>
      <w:ins w:id="222" w:author="余龙水" w:date="2024-07-24T16:15:42Z">
        <w:r>
          <w:rPr>
            <w:rFonts w:hint="default"/>
            <w:lang w:val="en-US" w:eastAsia="zh-CN"/>
          </w:rPr>
          <w:t>&lt;</w:t>
        </w:r>
      </w:ins>
      <w:ins w:id="223" w:author="余龙水" w:date="2024-07-24T16:15:42Z">
        <w:r>
          <w:rPr>
            <w:rFonts w:hint="default"/>
            <w:sz w:val="24"/>
            <w:szCs w:val="24"/>
            <w:lang w:val="en-US" w:eastAsia="zh-CN"/>
          </w:rPr>
          <w:t>OTHERDAY&gt;0&lt;/OTHERDAY&gt;</w:t>
        </w:r>
      </w:ins>
    </w:p>
    <w:p w14:paraId="44B9B30D">
      <w:pPr>
        <w:ind w:firstLine="1920" w:firstLineChars="800"/>
        <w:rPr>
          <w:ins w:id="224" w:author="余龙水" w:date="2024-07-24T16:15:42Z"/>
          <w:rFonts w:hint="default"/>
          <w:sz w:val="24"/>
          <w:szCs w:val="24"/>
          <w:lang w:val="en-US" w:eastAsia="zh-CN"/>
        </w:rPr>
      </w:pPr>
      <w:ins w:id="225" w:author="余龙水" w:date="2024-07-24T16:15:42Z">
        <w:r>
          <w:rPr>
            <w:rFonts w:hint="default"/>
            <w:lang w:val="en-US" w:eastAsia="zh-CN"/>
          </w:rPr>
          <w:t>&lt;</w:t>
        </w:r>
      </w:ins>
      <w:ins w:id="226" w:author="余龙水" w:date="2024-07-24T16:15:42Z">
        <w:r>
          <w:rPr>
            <w:rFonts w:hint="default"/>
            <w:sz w:val="24"/>
            <w:szCs w:val="24"/>
            <w:lang w:val="en-US" w:eastAsia="zh-CN"/>
          </w:rPr>
          <w:t>INCLUDECHILD</w:t>
        </w:r>
      </w:ins>
      <w:ins w:id="227" w:author="余龙水" w:date="2024-07-24T16:15:42Z">
        <w:r>
          <w:rPr>
            <w:rFonts w:hint="default"/>
            <w:lang w:val="en-US" w:eastAsia="zh-CN"/>
          </w:rPr>
          <w:t>&gt;0&lt;/</w:t>
        </w:r>
      </w:ins>
      <w:ins w:id="228" w:author="余龙水" w:date="2024-07-24T16:15:42Z">
        <w:r>
          <w:rPr>
            <w:rFonts w:hint="default"/>
            <w:sz w:val="24"/>
            <w:szCs w:val="24"/>
            <w:lang w:val="en-US" w:eastAsia="zh-CN"/>
          </w:rPr>
          <w:t>INCLUDECHILD&gt;</w:t>
        </w:r>
      </w:ins>
    </w:p>
    <w:p w14:paraId="40F8DDFD">
      <w:pPr>
        <w:ind w:firstLine="1920" w:firstLineChars="800"/>
        <w:rPr>
          <w:ins w:id="229" w:author="余龙水" w:date="2024-07-24T16:15:42Z"/>
          <w:rFonts w:hint="eastAsia"/>
          <w:lang w:val="en-US" w:eastAsia="zh-CN"/>
        </w:rPr>
      </w:pPr>
      <w:ins w:id="230" w:author="余龙水" w:date="2024-07-24T16:15:42Z">
        <w:r>
          <w:rPr>
            <w:rFonts w:hint="eastAsia"/>
            <w:lang w:val="en-US" w:eastAsia="zh-CN"/>
          </w:rPr>
          <w:t>&lt;SHIFTS&gt;</w:t>
        </w:r>
      </w:ins>
    </w:p>
    <w:p w14:paraId="6497F7A0">
      <w:pPr>
        <w:ind w:firstLine="2335" w:firstLineChars="973"/>
        <w:rPr>
          <w:ins w:id="231" w:author="余龙水" w:date="2024-07-24T16:15:42Z"/>
          <w:rFonts w:hint="eastAsia"/>
          <w:lang w:val="en-US" w:eastAsia="zh-CN"/>
        </w:rPr>
      </w:pPr>
      <w:ins w:id="232" w:author="余龙水" w:date="2024-07-24T16:15:42Z">
        <w:r>
          <w:rPr>
            <w:rFonts w:hint="eastAsia"/>
            <w:lang w:val="en-US" w:eastAsia="zh-CN"/>
          </w:rPr>
          <w:t>&lt;SHIFT&gt;</w:t>
        </w:r>
      </w:ins>
    </w:p>
    <w:p w14:paraId="6E7FBBAD">
      <w:pPr>
        <w:ind w:firstLine="2752" w:firstLineChars="1147"/>
        <w:rPr>
          <w:ins w:id="233" w:author="余龙水" w:date="2024-07-24T16:16:00Z"/>
        </w:rPr>
      </w:pPr>
      <w:ins w:id="234" w:author="余龙水" w:date="2024-07-24T16:15:42Z">
        <w:r>
          <w:rPr/>
          <w:t>&lt;BEGINTIME&gt;20190909083030&lt;/BEGINTIME&gt;</w:t>
        </w:r>
      </w:ins>
      <w:ins w:id="235" w:author="余龙水" w:date="2024-07-24T16:15:42Z">
        <w:r>
          <w:rPr/>
          <w:br w:type="textWrapping"/>
        </w:r>
      </w:ins>
      <w:ins w:id="236" w:author="余龙水" w:date="2024-07-24T16:15:42Z">
        <w:r>
          <w:rPr/>
          <w:t>        </w:t>
        </w:r>
      </w:ins>
      <w:ins w:id="237" w:author="余龙水" w:date="2024-07-24T16:15:42Z">
        <w:r>
          <w:rPr>
            <w:rFonts w:hint="eastAsia"/>
            <w:lang w:val="en-US" w:eastAsia="zh-CN"/>
          </w:rPr>
          <w:tab/>
        </w:r>
      </w:ins>
      <w:ins w:id="238" w:author="余龙水" w:date="2024-07-24T16:15:42Z">
        <w:r>
          <w:rPr>
            <w:rFonts w:hint="eastAsia"/>
            <w:lang w:val="en-US" w:eastAsia="zh-CN"/>
          </w:rPr>
          <w:tab/>
        </w:r>
      </w:ins>
      <w:ins w:id="239" w:author="余龙水" w:date="2024-07-24T16:15:42Z">
        <w:r>
          <w:rPr>
            <w:rFonts w:hint="eastAsia"/>
            <w:lang w:val="en-US" w:eastAsia="zh-CN"/>
          </w:rPr>
          <w:t xml:space="preserve">  </w:t>
        </w:r>
      </w:ins>
      <w:ins w:id="240" w:author="余龙水" w:date="2024-07-24T16:15:42Z">
        <w:r>
          <w:rPr/>
          <w:t>&lt;ENDTIME&gt;20190909153030&lt;/ENDTIME&gt;</w:t>
        </w:r>
      </w:ins>
    </w:p>
    <w:p w14:paraId="0C326A11">
      <w:pPr>
        <w:ind w:firstLine="2400" w:firstLineChars="1000"/>
      </w:pPr>
      <w:ins w:id="241" w:author="余龙水" w:date="2024-07-24T16:15:42Z">
        <w:r>
          <w:rPr>
            <w:rFonts w:hint="eastAsia"/>
            <w:lang w:val="en-US" w:eastAsia="zh-CN"/>
          </w:rPr>
          <w:t>&lt;/SHIFT&gt;</w:t>
        </w:r>
      </w:ins>
      <w:ins w:id="242" w:author="余龙水" w:date="2024-07-24T16:15:42Z">
        <w:r>
          <w:rPr/>
          <w:br w:type="textWrapping"/>
        </w:r>
      </w:ins>
      <w:ins w:id="243" w:author="余龙水" w:date="2024-07-24T16:15:42Z">
        <w:r>
          <w:rPr>
            <w:rFonts w:hint="eastAsia"/>
            <w:lang w:val="en-US" w:eastAsia="zh-CN"/>
          </w:rPr>
          <w:tab/>
        </w:r>
      </w:ins>
      <w:ins w:id="244" w:author="余龙水" w:date="2024-07-24T16:15:42Z">
        <w:r>
          <w:rPr>
            <w:rFonts w:hint="eastAsia"/>
            <w:lang w:val="en-US" w:eastAsia="zh-CN"/>
          </w:rPr>
          <w:tab/>
        </w:r>
      </w:ins>
      <w:ins w:id="245" w:author="余龙水" w:date="2024-07-24T16:15:42Z">
        <w:r>
          <w:rPr>
            <w:rFonts w:hint="eastAsia"/>
            <w:lang w:val="en-US" w:eastAsia="zh-CN"/>
          </w:rPr>
          <w:tab/>
        </w:r>
      </w:ins>
      <w:ins w:id="246" w:author="余龙水" w:date="2024-07-24T16:15:42Z">
        <w:r>
          <w:rPr>
            <w:rFonts w:hint="eastAsia"/>
            <w:lang w:val="en-US" w:eastAsia="zh-CN"/>
          </w:rPr>
          <w:tab/>
        </w:r>
      </w:ins>
      <w:ins w:id="247" w:author="余龙水" w:date="2024-07-24T16:15:42Z">
        <w:r>
          <w:rPr>
            <w:rFonts w:hint="eastAsia"/>
            <w:lang w:val="en-US" w:eastAsia="zh-CN"/>
          </w:rPr>
          <w:t xml:space="preserve">  </w:t>
        </w:r>
      </w:ins>
      <w:ins w:id="248" w:author="余龙水" w:date="2024-07-24T16:15:42Z">
        <w:r>
          <w:rPr>
            <w:rFonts w:hint="eastAsia"/>
            <w:sz w:val="24"/>
            <w:szCs w:val="24"/>
            <w:lang w:val="en-US" w:eastAsia="zh-CN"/>
          </w:rPr>
          <w:t>&lt;/SHIFTS&gt;</w:t>
        </w:r>
      </w:ins>
      <w:r>
        <w:br w:type="textWrapping"/>
      </w:r>
      <w:r>
        <w:t>        &lt;AREAID&gt;100&lt;/AREAID&gt;</w:t>
      </w:r>
      <w:r>
        <w:br w:type="textWrapping"/>
      </w:r>
      <w:r>
        <w:t>        </w:t>
      </w:r>
      <w:r>
        <w:rPr>
          <w:rFonts w:hint="eastAsia"/>
        </w:rPr>
        <w:t>&lt;AREANAME&gt;东三指廊&lt;/AREANAME&gt;</w:t>
      </w:r>
      <w:r>
        <w:br w:type="textWrapping"/>
      </w:r>
      <w:r>
        <w:t>    &lt;/SCDT&gt;</w:t>
      </w:r>
      <w:r>
        <w:br w:type="textWrapping"/>
      </w:r>
      <w:r>
        <w:t>&lt;/MSG&gt;</w:t>
      </w:r>
    </w:p>
    <w:p w14:paraId="70342DF1">
      <w:pPr>
        <w:pStyle w:val="6"/>
        <w:widowControl w:val="0"/>
        <w:spacing w:line="360" w:lineRule="auto"/>
        <w:jc w:val="both"/>
        <w:rPr>
          <w:lang w:val="de-DE"/>
        </w:rPr>
      </w:pPr>
      <w:bookmarkStart w:id="24" w:name="_Toc776"/>
      <w:r>
        <w:rPr>
          <w:rFonts w:hint="eastAsia"/>
          <w:lang w:val="de-DE"/>
        </w:rPr>
        <w:t>员工实时上班信息</w:t>
      </w:r>
      <w:bookmarkEnd w:id="24"/>
    </w:p>
    <w:p w14:paraId="03F87E30">
      <w:pPr>
        <w:pStyle w:val="7"/>
        <w:widowControl w:val="0"/>
        <w:spacing w:line="360" w:lineRule="auto"/>
        <w:jc w:val="both"/>
        <w:rPr>
          <w:rFonts w:ascii="宋体"/>
          <w:sz w:val="28"/>
          <w:szCs w:val="30"/>
        </w:rPr>
      </w:pPr>
      <w:r>
        <w:rPr>
          <w:rFonts w:hint="eastAsia" w:ascii="宋体" w:hAnsi="宋体"/>
          <w:sz w:val="28"/>
          <w:szCs w:val="30"/>
        </w:rPr>
        <w:t>员工实时上班信息变更事件（</w:t>
      </w:r>
      <w:r>
        <w:rPr>
          <w:rFonts w:ascii="宋体" w:hAnsi="宋体"/>
          <w:sz w:val="28"/>
          <w:szCs w:val="30"/>
        </w:rPr>
        <w:t>DTUE</w:t>
      </w:r>
      <w:r>
        <w:rPr>
          <w:rFonts w:hint="eastAsia" w:ascii="宋体" w:hAnsi="宋体"/>
          <w:sz w:val="28"/>
          <w:szCs w:val="30"/>
        </w:rPr>
        <w:t>）</w:t>
      </w:r>
    </w:p>
    <w:p w14:paraId="1B27F3D1">
      <w:pPr>
        <w:pStyle w:val="8"/>
        <w:widowControl w:val="0"/>
        <w:spacing w:line="360" w:lineRule="auto"/>
        <w:jc w:val="both"/>
        <w:rPr>
          <w:rFonts w:ascii="宋体"/>
          <w:szCs w:val="30"/>
        </w:rPr>
      </w:pPr>
      <w:r>
        <w:rPr>
          <w:rFonts w:ascii="宋体" w:hAnsi="宋体"/>
          <w:szCs w:val="30"/>
        </w:rPr>
        <w:t>DTUE</w:t>
      </w:r>
      <w:r>
        <w:rPr>
          <w:rFonts w:hint="eastAsia" w:ascii="宋体" w:hAnsi="宋体"/>
          <w:szCs w:val="30"/>
        </w:rPr>
        <w:t>消息说明</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6392"/>
      </w:tblGrid>
      <w:tr w14:paraId="32F0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51649D6D">
            <w:pPr>
              <w:spacing w:before="156" w:beforeLines="50" w:line="300" w:lineRule="auto"/>
              <w:rPr>
                <w:sz w:val="18"/>
                <w:szCs w:val="18"/>
              </w:rPr>
            </w:pPr>
            <w:r>
              <w:rPr>
                <w:rFonts w:hint="eastAsia"/>
                <w:sz w:val="18"/>
                <w:szCs w:val="18"/>
              </w:rPr>
              <w:t>消息类型</w:t>
            </w:r>
            <w:r>
              <w:rPr>
                <w:sz w:val="18"/>
                <w:szCs w:val="18"/>
              </w:rPr>
              <w:t>TYPE</w:t>
            </w:r>
          </w:p>
        </w:tc>
        <w:tc>
          <w:tcPr>
            <w:tcW w:w="6392" w:type="dxa"/>
          </w:tcPr>
          <w:p w14:paraId="1FF85079">
            <w:pPr>
              <w:spacing w:before="156" w:beforeLines="50" w:line="300" w:lineRule="auto"/>
              <w:rPr>
                <w:b/>
                <w:sz w:val="18"/>
                <w:szCs w:val="18"/>
              </w:rPr>
            </w:pPr>
            <w:r>
              <w:rPr>
                <w:b/>
                <w:sz w:val="18"/>
                <w:szCs w:val="18"/>
              </w:rPr>
              <w:t>DTUE</w:t>
            </w:r>
          </w:p>
        </w:tc>
      </w:tr>
      <w:tr w14:paraId="4D4C7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6F39C31F">
            <w:pPr>
              <w:spacing w:before="156" w:beforeLines="50" w:line="300" w:lineRule="auto"/>
              <w:rPr>
                <w:sz w:val="18"/>
                <w:szCs w:val="18"/>
              </w:rPr>
            </w:pPr>
            <w:r>
              <w:rPr>
                <w:rFonts w:hint="eastAsia"/>
                <w:sz w:val="18"/>
                <w:szCs w:val="18"/>
              </w:rPr>
              <w:t>应用场景及说明</w:t>
            </w:r>
          </w:p>
        </w:tc>
        <w:tc>
          <w:tcPr>
            <w:tcW w:w="6392" w:type="dxa"/>
          </w:tcPr>
          <w:p w14:paraId="300AC914">
            <w:pPr>
              <w:widowControl w:val="0"/>
              <w:numPr>
                <w:ilvl w:val="0"/>
                <w:numId w:val="2"/>
              </w:numPr>
              <w:spacing w:before="156" w:beforeLines="50" w:line="300" w:lineRule="auto"/>
              <w:jc w:val="both"/>
              <w:rPr>
                <w:sz w:val="18"/>
                <w:szCs w:val="18"/>
              </w:rPr>
            </w:pPr>
            <w:r>
              <w:rPr>
                <w:rFonts w:hint="eastAsia"/>
                <w:sz w:val="18"/>
                <w:szCs w:val="18"/>
              </w:rPr>
              <w:t>排班信息系统向其它接入系统传送变更的员工实时上班信息信息</w:t>
            </w:r>
          </w:p>
          <w:p w14:paraId="5735AD04">
            <w:pPr>
              <w:widowControl w:val="0"/>
              <w:numPr>
                <w:ilvl w:val="0"/>
                <w:numId w:val="2"/>
              </w:numPr>
              <w:spacing w:before="156" w:beforeLines="50" w:line="300" w:lineRule="auto"/>
              <w:jc w:val="both"/>
              <w:rPr>
                <w:sz w:val="18"/>
                <w:szCs w:val="18"/>
              </w:rPr>
            </w:pPr>
            <w:r>
              <w:rPr>
                <w:rFonts w:hint="eastAsia"/>
                <w:sz w:val="18"/>
                <w:szCs w:val="18"/>
              </w:rPr>
              <w:t>消息大类型属于</w:t>
            </w:r>
            <w:r>
              <w:rPr>
                <w:sz w:val="18"/>
                <w:szCs w:val="18"/>
              </w:rPr>
              <w:t>PBME</w:t>
            </w:r>
            <w:r>
              <w:rPr>
                <w:rFonts w:hint="eastAsia"/>
                <w:sz w:val="18"/>
                <w:szCs w:val="18"/>
              </w:rPr>
              <w:t>，可以按照</w:t>
            </w:r>
            <w:r>
              <w:rPr>
                <w:sz w:val="18"/>
                <w:szCs w:val="18"/>
              </w:rPr>
              <w:t>PBME</w:t>
            </w:r>
            <w:r>
              <w:rPr>
                <w:rFonts w:hint="eastAsia"/>
                <w:sz w:val="18"/>
                <w:szCs w:val="18"/>
              </w:rPr>
              <w:t>来处理</w:t>
            </w:r>
          </w:p>
        </w:tc>
      </w:tr>
      <w:tr w14:paraId="153D0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5CF7FD38">
            <w:pPr>
              <w:spacing w:before="156" w:beforeLines="50" w:line="300" w:lineRule="auto"/>
              <w:rPr>
                <w:sz w:val="18"/>
                <w:szCs w:val="18"/>
              </w:rPr>
            </w:pPr>
            <w:r>
              <w:rPr>
                <w:rFonts w:hint="eastAsia"/>
                <w:sz w:val="18"/>
                <w:szCs w:val="18"/>
              </w:rPr>
              <w:t>优先级别</w:t>
            </w:r>
          </w:p>
        </w:tc>
        <w:tc>
          <w:tcPr>
            <w:tcW w:w="6392" w:type="dxa"/>
          </w:tcPr>
          <w:p w14:paraId="6F798C7E">
            <w:pPr>
              <w:spacing w:before="156" w:beforeLines="50" w:line="300" w:lineRule="auto"/>
              <w:rPr>
                <w:sz w:val="18"/>
                <w:szCs w:val="18"/>
              </w:rPr>
            </w:pPr>
            <w:r>
              <w:rPr>
                <w:sz w:val="18"/>
                <w:szCs w:val="18"/>
              </w:rPr>
              <w:t>4</w:t>
            </w:r>
          </w:p>
        </w:tc>
      </w:tr>
      <w:tr w14:paraId="53D1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31BE20D3">
            <w:pPr>
              <w:spacing w:before="156" w:beforeLines="50" w:line="300" w:lineRule="auto"/>
              <w:rPr>
                <w:sz w:val="18"/>
                <w:szCs w:val="18"/>
              </w:rPr>
            </w:pPr>
            <w:r>
              <w:rPr>
                <w:rFonts w:hint="eastAsia"/>
                <w:sz w:val="18"/>
                <w:szCs w:val="18"/>
              </w:rPr>
              <w:t>发送源</w:t>
            </w:r>
          </w:p>
        </w:tc>
        <w:tc>
          <w:tcPr>
            <w:tcW w:w="6392" w:type="dxa"/>
          </w:tcPr>
          <w:p w14:paraId="7A4E838E">
            <w:pPr>
              <w:spacing w:before="156" w:beforeLines="50" w:line="300" w:lineRule="auto"/>
              <w:rPr>
                <w:sz w:val="18"/>
                <w:szCs w:val="18"/>
              </w:rPr>
            </w:pPr>
          </w:p>
        </w:tc>
      </w:tr>
    </w:tbl>
    <w:p w14:paraId="4A6E2F97">
      <w:pPr>
        <w:pStyle w:val="8"/>
        <w:widowControl w:val="0"/>
        <w:spacing w:line="360" w:lineRule="auto"/>
        <w:jc w:val="both"/>
        <w:rPr>
          <w:rFonts w:ascii="宋体"/>
          <w:szCs w:val="30"/>
        </w:rPr>
      </w:pPr>
      <w:r>
        <w:rPr>
          <w:rFonts w:ascii="宋体" w:hAnsi="宋体"/>
          <w:szCs w:val="30"/>
        </w:rPr>
        <w:t>DTUE</w:t>
      </w:r>
      <w:r>
        <w:rPr>
          <w:rFonts w:hint="eastAsia" w:ascii="宋体" w:hAnsi="宋体"/>
          <w:szCs w:val="30"/>
        </w:rPr>
        <w:t>消息标签</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620"/>
        <w:gridCol w:w="1013"/>
        <w:gridCol w:w="1190"/>
        <w:gridCol w:w="1397"/>
        <w:gridCol w:w="1754"/>
      </w:tblGrid>
      <w:tr w14:paraId="68DC7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E0E0E0"/>
          </w:tcPr>
          <w:p w14:paraId="3900B44C">
            <w:pPr>
              <w:spacing w:before="156" w:beforeLines="50" w:line="300" w:lineRule="auto"/>
              <w:rPr>
                <w:sz w:val="18"/>
                <w:szCs w:val="18"/>
              </w:rPr>
            </w:pPr>
            <w:r>
              <w:rPr>
                <w:rFonts w:hint="eastAsia"/>
                <w:sz w:val="18"/>
                <w:szCs w:val="18"/>
              </w:rPr>
              <w:t>标签</w:t>
            </w:r>
            <w:r>
              <w:rPr>
                <w:sz w:val="18"/>
                <w:szCs w:val="18"/>
              </w:rPr>
              <w:t xml:space="preserve"> tag</w:t>
            </w:r>
          </w:p>
        </w:tc>
        <w:tc>
          <w:tcPr>
            <w:tcW w:w="1620" w:type="dxa"/>
            <w:shd w:val="clear" w:color="auto" w:fill="E0E0E0"/>
          </w:tcPr>
          <w:p w14:paraId="2481F337">
            <w:pPr>
              <w:spacing w:before="156" w:beforeLines="50" w:line="300" w:lineRule="auto"/>
              <w:rPr>
                <w:sz w:val="18"/>
                <w:szCs w:val="18"/>
              </w:rPr>
            </w:pPr>
            <w:r>
              <w:rPr>
                <w:rFonts w:hint="eastAsia"/>
                <w:sz w:val="18"/>
                <w:szCs w:val="18"/>
              </w:rPr>
              <w:t>说明（是否必须，</w:t>
            </w:r>
            <w:r>
              <w:rPr>
                <w:sz w:val="18"/>
                <w:szCs w:val="18"/>
              </w:rPr>
              <w:t>M</w:t>
            </w:r>
            <w:r>
              <w:rPr>
                <w:rFonts w:hint="eastAsia"/>
                <w:sz w:val="18"/>
                <w:szCs w:val="18"/>
              </w:rPr>
              <w:t>代表必须，</w:t>
            </w:r>
            <w:r>
              <w:rPr>
                <w:sz w:val="18"/>
                <w:szCs w:val="18"/>
              </w:rPr>
              <w:t>O</w:t>
            </w:r>
            <w:r>
              <w:rPr>
                <w:rFonts w:hint="eastAsia"/>
                <w:sz w:val="18"/>
                <w:szCs w:val="18"/>
              </w:rPr>
              <w:t>代表可选）</w:t>
            </w:r>
          </w:p>
        </w:tc>
        <w:tc>
          <w:tcPr>
            <w:tcW w:w="1013" w:type="dxa"/>
            <w:shd w:val="clear" w:color="auto" w:fill="E0E0E0"/>
          </w:tcPr>
          <w:p w14:paraId="0FFC204D">
            <w:pPr>
              <w:spacing w:before="156" w:beforeLines="50" w:line="300" w:lineRule="auto"/>
              <w:rPr>
                <w:sz w:val="18"/>
                <w:szCs w:val="18"/>
              </w:rPr>
            </w:pPr>
            <w:r>
              <w:rPr>
                <w:rFonts w:hint="eastAsia"/>
                <w:sz w:val="18"/>
                <w:szCs w:val="18"/>
              </w:rPr>
              <w:t>值类型和宽度</w:t>
            </w:r>
          </w:p>
        </w:tc>
        <w:tc>
          <w:tcPr>
            <w:tcW w:w="1190" w:type="dxa"/>
            <w:shd w:val="clear" w:color="auto" w:fill="E0E0E0"/>
          </w:tcPr>
          <w:p w14:paraId="72D72DC2">
            <w:pPr>
              <w:spacing w:before="156" w:beforeLines="50" w:line="300" w:lineRule="auto"/>
              <w:rPr>
                <w:sz w:val="18"/>
                <w:szCs w:val="18"/>
              </w:rPr>
            </w:pPr>
            <w:r>
              <w:rPr>
                <w:rFonts w:hint="eastAsia"/>
                <w:sz w:val="18"/>
                <w:szCs w:val="18"/>
              </w:rPr>
              <w:t>取值范围</w:t>
            </w:r>
          </w:p>
        </w:tc>
        <w:tc>
          <w:tcPr>
            <w:tcW w:w="1397" w:type="dxa"/>
            <w:shd w:val="clear" w:color="auto" w:fill="E0E0E0"/>
          </w:tcPr>
          <w:p w14:paraId="66A62174">
            <w:pPr>
              <w:spacing w:before="156" w:beforeLines="50" w:line="300" w:lineRule="auto"/>
              <w:rPr>
                <w:sz w:val="18"/>
                <w:szCs w:val="18"/>
              </w:rPr>
            </w:pPr>
            <w:r>
              <w:rPr>
                <w:rFonts w:hint="eastAsia"/>
                <w:sz w:val="18"/>
                <w:szCs w:val="18"/>
              </w:rPr>
              <w:t>样例</w:t>
            </w:r>
          </w:p>
        </w:tc>
        <w:tc>
          <w:tcPr>
            <w:tcW w:w="1754" w:type="dxa"/>
            <w:shd w:val="clear" w:color="auto" w:fill="E0E0E0"/>
          </w:tcPr>
          <w:p w14:paraId="5E281676">
            <w:pPr>
              <w:spacing w:before="156" w:beforeLines="50" w:line="300" w:lineRule="auto"/>
              <w:rPr>
                <w:sz w:val="18"/>
                <w:szCs w:val="18"/>
              </w:rPr>
            </w:pPr>
            <w:r>
              <w:rPr>
                <w:rFonts w:hint="eastAsia"/>
                <w:sz w:val="18"/>
                <w:szCs w:val="18"/>
              </w:rPr>
              <w:t>备注</w:t>
            </w:r>
          </w:p>
        </w:tc>
      </w:tr>
      <w:tr w14:paraId="214FF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5D53E132">
            <w:pPr>
              <w:spacing w:before="156" w:beforeLines="50" w:line="300" w:lineRule="auto"/>
              <w:rPr>
                <w:sz w:val="18"/>
                <w:szCs w:val="18"/>
              </w:rPr>
            </w:pPr>
            <w:r>
              <w:rPr>
                <w:rFonts w:hint="eastAsia"/>
                <w:sz w:val="18"/>
                <w:szCs w:val="18"/>
              </w:rPr>
              <w:t>消息头</w:t>
            </w:r>
          </w:p>
        </w:tc>
        <w:tc>
          <w:tcPr>
            <w:tcW w:w="1620" w:type="dxa"/>
            <w:shd w:val="clear" w:color="auto" w:fill="CCFFCC"/>
          </w:tcPr>
          <w:p w14:paraId="6769D70D">
            <w:pPr>
              <w:spacing w:before="156" w:beforeLines="50" w:line="300" w:lineRule="auto"/>
              <w:rPr>
                <w:sz w:val="18"/>
                <w:szCs w:val="18"/>
              </w:rPr>
            </w:pPr>
          </w:p>
        </w:tc>
        <w:tc>
          <w:tcPr>
            <w:tcW w:w="1013" w:type="dxa"/>
            <w:shd w:val="clear" w:color="auto" w:fill="CCFFCC"/>
          </w:tcPr>
          <w:p w14:paraId="0A7D556F">
            <w:pPr>
              <w:spacing w:before="156" w:beforeLines="50" w:line="300" w:lineRule="auto"/>
              <w:rPr>
                <w:sz w:val="18"/>
                <w:szCs w:val="18"/>
              </w:rPr>
            </w:pPr>
          </w:p>
        </w:tc>
        <w:tc>
          <w:tcPr>
            <w:tcW w:w="1190" w:type="dxa"/>
            <w:shd w:val="clear" w:color="auto" w:fill="CCFFCC"/>
          </w:tcPr>
          <w:p w14:paraId="68F9C06E">
            <w:pPr>
              <w:spacing w:before="156" w:beforeLines="50" w:line="300" w:lineRule="auto"/>
              <w:rPr>
                <w:sz w:val="18"/>
                <w:szCs w:val="18"/>
              </w:rPr>
            </w:pPr>
          </w:p>
        </w:tc>
        <w:tc>
          <w:tcPr>
            <w:tcW w:w="1397" w:type="dxa"/>
            <w:shd w:val="clear" w:color="auto" w:fill="CCFFCC"/>
          </w:tcPr>
          <w:p w14:paraId="1A80097C">
            <w:pPr>
              <w:spacing w:before="156" w:beforeLines="50" w:line="300" w:lineRule="auto"/>
              <w:rPr>
                <w:sz w:val="18"/>
                <w:szCs w:val="18"/>
              </w:rPr>
            </w:pPr>
          </w:p>
        </w:tc>
        <w:tc>
          <w:tcPr>
            <w:tcW w:w="1754" w:type="dxa"/>
            <w:shd w:val="clear" w:color="auto" w:fill="CCFFCC"/>
          </w:tcPr>
          <w:p w14:paraId="6965BA82">
            <w:pPr>
              <w:spacing w:before="156" w:beforeLines="50" w:line="300" w:lineRule="auto"/>
              <w:rPr>
                <w:sz w:val="18"/>
                <w:szCs w:val="18"/>
              </w:rPr>
            </w:pPr>
          </w:p>
        </w:tc>
      </w:tr>
      <w:tr w14:paraId="48B8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90946D2">
            <w:pPr>
              <w:spacing w:before="156" w:beforeLines="50" w:line="300" w:lineRule="auto"/>
              <w:rPr>
                <w:sz w:val="18"/>
                <w:szCs w:val="18"/>
              </w:rPr>
            </w:pPr>
            <w:r>
              <w:rPr>
                <w:sz w:val="18"/>
                <w:szCs w:val="18"/>
              </w:rPr>
              <w:t>&lt;MSG&gt;</w:t>
            </w:r>
          </w:p>
        </w:tc>
        <w:tc>
          <w:tcPr>
            <w:tcW w:w="1620" w:type="dxa"/>
          </w:tcPr>
          <w:p w14:paraId="4B370CBE">
            <w:pPr>
              <w:spacing w:before="156" w:beforeLines="50" w:line="300" w:lineRule="auto"/>
              <w:rPr>
                <w:sz w:val="18"/>
                <w:szCs w:val="18"/>
              </w:rPr>
            </w:pPr>
            <w:r>
              <w:rPr>
                <w:rFonts w:hint="eastAsia"/>
                <w:sz w:val="18"/>
                <w:szCs w:val="18"/>
              </w:rPr>
              <w:t>根标签</w:t>
            </w:r>
            <w:r>
              <w:rPr>
                <w:sz w:val="18"/>
                <w:szCs w:val="18"/>
              </w:rPr>
              <w:t>M</w:t>
            </w:r>
          </w:p>
        </w:tc>
        <w:tc>
          <w:tcPr>
            <w:tcW w:w="1013" w:type="dxa"/>
          </w:tcPr>
          <w:p w14:paraId="62162278">
            <w:pPr>
              <w:spacing w:before="156" w:beforeLines="50" w:line="300" w:lineRule="auto"/>
              <w:rPr>
                <w:sz w:val="18"/>
                <w:szCs w:val="18"/>
              </w:rPr>
            </w:pPr>
            <w:r>
              <w:rPr>
                <w:sz w:val="18"/>
                <w:szCs w:val="18"/>
              </w:rPr>
              <w:t>N/A</w:t>
            </w:r>
          </w:p>
        </w:tc>
        <w:tc>
          <w:tcPr>
            <w:tcW w:w="1190" w:type="dxa"/>
          </w:tcPr>
          <w:p w14:paraId="567AAF71">
            <w:pPr>
              <w:spacing w:before="156" w:beforeLines="50" w:line="300" w:lineRule="auto"/>
              <w:rPr>
                <w:sz w:val="18"/>
                <w:szCs w:val="18"/>
              </w:rPr>
            </w:pPr>
            <w:r>
              <w:rPr>
                <w:sz w:val="18"/>
                <w:szCs w:val="18"/>
              </w:rPr>
              <w:t>N/A</w:t>
            </w:r>
          </w:p>
        </w:tc>
        <w:tc>
          <w:tcPr>
            <w:tcW w:w="1397" w:type="dxa"/>
          </w:tcPr>
          <w:p w14:paraId="19745805">
            <w:pPr>
              <w:spacing w:before="156" w:beforeLines="50" w:line="300" w:lineRule="auto"/>
              <w:rPr>
                <w:sz w:val="18"/>
                <w:szCs w:val="18"/>
              </w:rPr>
            </w:pPr>
            <w:r>
              <w:rPr>
                <w:sz w:val="18"/>
                <w:szCs w:val="18"/>
              </w:rPr>
              <w:t>N/A</w:t>
            </w:r>
          </w:p>
        </w:tc>
        <w:tc>
          <w:tcPr>
            <w:tcW w:w="1754" w:type="dxa"/>
          </w:tcPr>
          <w:p w14:paraId="577AE322">
            <w:pPr>
              <w:spacing w:before="156" w:beforeLines="50" w:line="300" w:lineRule="auto"/>
              <w:rPr>
                <w:sz w:val="18"/>
                <w:szCs w:val="18"/>
              </w:rPr>
            </w:pPr>
            <w:r>
              <w:rPr>
                <w:sz w:val="18"/>
                <w:szCs w:val="18"/>
              </w:rPr>
              <w:t>N/A</w:t>
            </w:r>
          </w:p>
        </w:tc>
      </w:tr>
      <w:tr w14:paraId="0EF08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1A461BE">
            <w:pPr>
              <w:spacing w:before="156" w:beforeLines="50" w:line="300" w:lineRule="auto"/>
              <w:rPr>
                <w:sz w:val="18"/>
                <w:szCs w:val="18"/>
              </w:rPr>
            </w:pPr>
            <w:r>
              <w:rPr>
                <w:sz w:val="18"/>
                <w:szCs w:val="18"/>
              </w:rPr>
              <w:t>&lt;META&gt;</w:t>
            </w:r>
          </w:p>
        </w:tc>
        <w:tc>
          <w:tcPr>
            <w:tcW w:w="1620" w:type="dxa"/>
          </w:tcPr>
          <w:p w14:paraId="7006B622">
            <w:pPr>
              <w:spacing w:before="156" w:beforeLines="50" w:line="300" w:lineRule="auto"/>
              <w:rPr>
                <w:sz w:val="18"/>
                <w:szCs w:val="18"/>
              </w:rPr>
            </w:pPr>
            <w:r>
              <w:rPr>
                <w:rFonts w:hint="eastAsia"/>
                <w:sz w:val="18"/>
                <w:szCs w:val="18"/>
              </w:rPr>
              <w:t>消息头标签</w:t>
            </w:r>
            <w:r>
              <w:rPr>
                <w:sz w:val="18"/>
                <w:szCs w:val="18"/>
              </w:rPr>
              <w:t>M</w:t>
            </w:r>
          </w:p>
        </w:tc>
        <w:tc>
          <w:tcPr>
            <w:tcW w:w="1013" w:type="dxa"/>
          </w:tcPr>
          <w:p w14:paraId="72D7E6E5">
            <w:pPr>
              <w:spacing w:before="156" w:beforeLines="50" w:line="300" w:lineRule="auto"/>
              <w:rPr>
                <w:sz w:val="18"/>
                <w:szCs w:val="18"/>
              </w:rPr>
            </w:pPr>
            <w:r>
              <w:rPr>
                <w:sz w:val="18"/>
                <w:szCs w:val="18"/>
              </w:rPr>
              <w:t>N/A</w:t>
            </w:r>
          </w:p>
        </w:tc>
        <w:tc>
          <w:tcPr>
            <w:tcW w:w="1190" w:type="dxa"/>
          </w:tcPr>
          <w:p w14:paraId="4E65756F">
            <w:pPr>
              <w:spacing w:before="156" w:beforeLines="50" w:line="300" w:lineRule="auto"/>
              <w:rPr>
                <w:sz w:val="18"/>
                <w:szCs w:val="18"/>
              </w:rPr>
            </w:pPr>
            <w:r>
              <w:rPr>
                <w:sz w:val="18"/>
                <w:szCs w:val="18"/>
              </w:rPr>
              <w:t>N/A</w:t>
            </w:r>
          </w:p>
        </w:tc>
        <w:tc>
          <w:tcPr>
            <w:tcW w:w="1397" w:type="dxa"/>
          </w:tcPr>
          <w:p w14:paraId="5161FFE0">
            <w:pPr>
              <w:spacing w:before="156" w:beforeLines="50" w:line="300" w:lineRule="auto"/>
              <w:rPr>
                <w:sz w:val="18"/>
                <w:szCs w:val="18"/>
              </w:rPr>
            </w:pPr>
            <w:r>
              <w:rPr>
                <w:sz w:val="18"/>
                <w:szCs w:val="18"/>
              </w:rPr>
              <w:t>N/A</w:t>
            </w:r>
          </w:p>
        </w:tc>
        <w:tc>
          <w:tcPr>
            <w:tcW w:w="1754" w:type="dxa"/>
          </w:tcPr>
          <w:p w14:paraId="3DB39FF3">
            <w:pPr>
              <w:spacing w:before="156" w:beforeLines="50" w:line="300" w:lineRule="auto"/>
              <w:rPr>
                <w:sz w:val="18"/>
                <w:szCs w:val="18"/>
              </w:rPr>
            </w:pPr>
            <w:r>
              <w:rPr>
                <w:sz w:val="18"/>
                <w:szCs w:val="18"/>
              </w:rPr>
              <w:t>N/A</w:t>
            </w:r>
          </w:p>
        </w:tc>
      </w:tr>
      <w:tr w14:paraId="31FE8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221405DB">
            <w:pPr>
              <w:spacing w:before="156" w:beforeLines="50" w:line="300" w:lineRule="auto"/>
              <w:rPr>
                <w:sz w:val="18"/>
                <w:szCs w:val="18"/>
              </w:rPr>
            </w:pPr>
            <w:r>
              <w:rPr>
                <w:sz w:val="18"/>
                <w:szCs w:val="18"/>
              </w:rPr>
              <w:t>&lt;SNDR&gt;</w:t>
            </w:r>
          </w:p>
        </w:tc>
        <w:tc>
          <w:tcPr>
            <w:tcW w:w="1620" w:type="dxa"/>
          </w:tcPr>
          <w:p w14:paraId="116922E6">
            <w:pPr>
              <w:spacing w:before="156" w:beforeLines="50" w:line="300" w:lineRule="auto"/>
              <w:rPr>
                <w:sz w:val="18"/>
                <w:szCs w:val="18"/>
              </w:rPr>
            </w:pPr>
            <w:r>
              <w:rPr>
                <w:rFonts w:hint="eastAsia"/>
                <w:sz w:val="18"/>
                <w:szCs w:val="18"/>
              </w:rPr>
              <w:t>消息发送者</w:t>
            </w:r>
            <w:r>
              <w:rPr>
                <w:sz w:val="18"/>
                <w:szCs w:val="18"/>
              </w:rPr>
              <w:t>M</w:t>
            </w:r>
          </w:p>
        </w:tc>
        <w:tc>
          <w:tcPr>
            <w:tcW w:w="1013" w:type="dxa"/>
          </w:tcPr>
          <w:p w14:paraId="34C6EB71">
            <w:pPr>
              <w:spacing w:before="156" w:beforeLines="50" w:line="300" w:lineRule="auto"/>
              <w:rPr>
                <w:sz w:val="18"/>
                <w:szCs w:val="18"/>
              </w:rPr>
            </w:pPr>
            <w:r>
              <w:rPr>
                <w:sz w:val="18"/>
                <w:szCs w:val="18"/>
              </w:rPr>
              <w:t>S{1-4}</w:t>
            </w:r>
          </w:p>
        </w:tc>
        <w:tc>
          <w:tcPr>
            <w:tcW w:w="1190" w:type="dxa"/>
          </w:tcPr>
          <w:p w14:paraId="44C4826F">
            <w:pPr>
              <w:spacing w:before="156" w:beforeLines="50" w:line="300" w:lineRule="auto"/>
              <w:rPr>
                <w:sz w:val="18"/>
                <w:szCs w:val="18"/>
              </w:rPr>
            </w:pPr>
            <w:r>
              <w:rPr>
                <w:sz w:val="18"/>
                <w:szCs w:val="18"/>
              </w:rPr>
              <w:t>[0-9][a-z][A-Z]</w:t>
            </w:r>
          </w:p>
        </w:tc>
        <w:tc>
          <w:tcPr>
            <w:tcW w:w="1397" w:type="dxa"/>
          </w:tcPr>
          <w:p w14:paraId="04D4BD66">
            <w:pPr>
              <w:spacing w:before="156" w:beforeLines="50" w:line="300" w:lineRule="auto"/>
              <w:rPr>
                <w:sz w:val="18"/>
                <w:szCs w:val="18"/>
              </w:rPr>
            </w:pPr>
            <w:r>
              <w:rPr>
                <w:sz w:val="18"/>
                <w:szCs w:val="18"/>
              </w:rPr>
              <w:t>SCMS</w:t>
            </w:r>
          </w:p>
        </w:tc>
        <w:tc>
          <w:tcPr>
            <w:tcW w:w="1754" w:type="dxa"/>
          </w:tcPr>
          <w:p w14:paraId="2785C3B7">
            <w:pPr>
              <w:spacing w:before="156" w:beforeLines="50" w:line="300" w:lineRule="auto"/>
              <w:rPr>
                <w:sz w:val="18"/>
                <w:szCs w:val="18"/>
              </w:rPr>
            </w:pPr>
            <w:r>
              <w:rPr>
                <w:rFonts w:hint="eastAsia"/>
                <w:sz w:val="18"/>
                <w:szCs w:val="18"/>
              </w:rPr>
              <w:t>由集成方统一定义</w:t>
            </w:r>
          </w:p>
        </w:tc>
      </w:tr>
      <w:tr w14:paraId="131E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847AAE6">
            <w:pPr>
              <w:spacing w:before="156" w:beforeLines="50" w:line="300" w:lineRule="auto"/>
              <w:rPr>
                <w:sz w:val="18"/>
                <w:szCs w:val="18"/>
              </w:rPr>
            </w:pPr>
            <w:r>
              <w:rPr>
                <w:sz w:val="18"/>
                <w:szCs w:val="18"/>
              </w:rPr>
              <w:t>&lt;RCVR&gt;</w:t>
            </w:r>
          </w:p>
        </w:tc>
        <w:tc>
          <w:tcPr>
            <w:tcW w:w="1620" w:type="dxa"/>
          </w:tcPr>
          <w:p w14:paraId="0BD919DE">
            <w:pPr>
              <w:spacing w:before="156" w:beforeLines="50" w:line="300" w:lineRule="auto"/>
              <w:rPr>
                <w:sz w:val="18"/>
                <w:szCs w:val="18"/>
              </w:rPr>
            </w:pPr>
            <w:r>
              <w:rPr>
                <w:rFonts w:hint="eastAsia"/>
                <w:sz w:val="18"/>
                <w:szCs w:val="18"/>
              </w:rPr>
              <w:t>消息接收者</w:t>
            </w:r>
            <w:r>
              <w:rPr>
                <w:sz w:val="18"/>
                <w:szCs w:val="18"/>
              </w:rPr>
              <w:t>M</w:t>
            </w:r>
          </w:p>
        </w:tc>
        <w:tc>
          <w:tcPr>
            <w:tcW w:w="1013" w:type="dxa"/>
          </w:tcPr>
          <w:p w14:paraId="05827483">
            <w:pPr>
              <w:spacing w:before="156" w:beforeLines="50" w:line="300" w:lineRule="auto"/>
              <w:rPr>
                <w:sz w:val="18"/>
                <w:szCs w:val="18"/>
              </w:rPr>
            </w:pPr>
            <w:r>
              <w:rPr>
                <w:sz w:val="18"/>
                <w:szCs w:val="18"/>
              </w:rPr>
              <w:t>S{1-4}</w:t>
            </w:r>
          </w:p>
        </w:tc>
        <w:tc>
          <w:tcPr>
            <w:tcW w:w="1190" w:type="dxa"/>
          </w:tcPr>
          <w:p w14:paraId="76C4C473">
            <w:pPr>
              <w:spacing w:before="156" w:beforeLines="50" w:line="300" w:lineRule="auto"/>
              <w:rPr>
                <w:sz w:val="18"/>
                <w:szCs w:val="18"/>
              </w:rPr>
            </w:pPr>
            <w:r>
              <w:rPr>
                <w:sz w:val="18"/>
                <w:szCs w:val="18"/>
              </w:rPr>
              <w:t>[0-9][a-z][A-Z] | EMPTY</w:t>
            </w:r>
          </w:p>
        </w:tc>
        <w:tc>
          <w:tcPr>
            <w:tcW w:w="1397" w:type="dxa"/>
          </w:tcPr>
          <w:p w14:paraId="634A2757">
            <w:pPr>
              <w:spacing w:before="156" w:beforeLines="50" w:line="300" w:lineRule="auto"/>
              <w:rPr>
                <w:sz w:val="18"/>
                <w:szCs w:val="18"/>
              </w:rPr>
            </w:pPr>
            <w:r>
              <w:rPr>
                <w:sz w:val="18"/>
                <w:szCs w:val="18"/>
              </w:rPr>
              <w:t>OMMS</w:t>
            </w:r>
          </w:p>
        </w:tc>
        <w:tc>
          <w:tcPr>
            <w:tcW w:w="1754" w:type="dxa"/>
          </w:tcPr>
          <w:p w14:paraId="34ED8BA2">
            <w:pPr>
              <w:spacing w:before="156" w:beforeLines="50" w:line="300" w:lineRule="auto"/>
              <w:rPr>
                <w:sz w:val="18"/>
                <w:szCs w:val="18"/>
              </w:rPr>
            </w:pPr>
            <w:r>
              <w:rPr>
                <w:rFonts w:hint="eastAsia"/>
                <w:sz w:val="18"/>
                <w:szCs w:val="18"/>
              </w:rPr>
              <w:t>由集成方统一定义</w:t>
            </w:r>
          </w:p>
        </w:tc>
      </w:tr>
      <w:tr w14:paraId="4380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2DEA757">
            <w:pPr>
              <w:spacing w:before="156" w:beforeLines="50" w:line="300" w:lineRule="auto"/>
              <w:rPr>
                <w:sz w:val="18"/>
                <w:szCs w:val="18"/>
              </w:rPr>
            </w:pPr>
            <w:r>
              <w:rPr>
                <w:sz w:val="18"/>
                <w:szCs w:val="18"/>
              </w:rPr>
              <w:t>&lt;SEQN&gt;</w:t>
            </w:r>
          </w:p>
        </w:tc>
        <w:tc>
          <w:tcPr>
            <w:tcW w:w="1620" w:type="dxa"/>
          </w:tcPr>
          <w:p w14:paraId="04C08297">
            <w:pPr>
              <w:spacing w:before="156" w:beforeLines="50" w:line="300" w:lineRule="auto"/>
              <w:rPr>
                <w:sz w:val="18"/>
                <w:szCs w:val="18"/>
              </w:rPr>
            </w:pPr>
            <w:r>
              <w:rPr>
                <w:rFonts w:hint="eastAsia"/>
                <w:sz w:val="18"/>
                <w:szCs w:val="18"/>
              </w:rPr>
              <w:t>消息序号</w:t>
            </w:r>
            <w:r>
              <w:rPr>
                <w:sz w:val="18"/>
                <w:szCs w:val="18"/>
              </w:rPr>
              <w:t>M</w:t>
            </w:r>
          </w:p>
        </w:tc>
        <w:tc>
          <w:tcPr>
            <w:tcW w:w="1013" w:type="dxa"/>
          </w:tcPr>
          <w:p w14:paraId="116624E4">
            <w:pPr>
              <w:spacing w:before="156" w:beforeLines="50" w:line="300" w:lineRule="auto"/>
              <w:rPr>
                <w:sz w:val="18"/>
                <w:szCs w:val="18"/>
              </w:rPr>
            </w:pPr>
            <w:r>
              <w:rPr>
                <w:sz w:val="18"/>
                <w:szCs w:val="18"/>
              </w:rPr>
              <w:t>N{1-6}</w:t>
            </w:r>
          </w:p>
        </w:tc>
        <w:tc>
          <w:tcPr>
            <w:tcW w:w="1190" w:type="dxa"/>
          </w:tcPr>
          <w:p w14:paraId="048F84CD">
            <w:pPr>
              <w:spacing w:before="156" w:beforeLines="50" w:line="300" w:lineRule="auto"/>
              <w:rPr>
                <w:sz w:val="18"/>
                <w:szCs w:val="18"/>
              </w:rPr>
            </w:pPr>
            <w:r>
              <w:rPr>
                <w:sz w:val="18"/>
                <w:szCs w:val="18"/>
              </w:rPr>
              <w:t>1-999999</w:t>
            </w:r>
          </w:p>
        </w:tc>
        <w:tc>
          <w:tcPr>
            <w:tcW w:w="1397" w:type="dxa"/>
          </w:tcPr>
          <w:p w14:paraId="40411994">
            <w:pPr>
              <w:spacing w:before="156" w:beforeLines="50" w:line="300" w:lineRule="auto"/>
              <w:rPr>
                <w:sz w:val="18"/>
                <w:szCs w:val="18"/>
              </w:rPr>
            </w:pPr>
            <w:r>
              <w:rPr>
                <w:sz w:val="18"/>
                <w:szCs w:val="18"/>
              </w:rPr>
              <w:t>1111</w:t>
            </w:r>
          </w:p>
        </w:tc>
        <w:tc>
          <w:tcPr>
            <w:tcW w:w="1754" w:type="dxa"/>
          </w:tcPr>
          <w:p w14:paraId="7A307969">
            <w:pPr>
              <w:spacing w:before="156" w:beforeLines="50" w:line="300" w:lineRule="auto"/>
              <w:rPr>
                <w:sz w:val="18"/>
                <w:szCs w:val="18"/>
              </w:rPr>
            </w:pPr>
            <w:r>
              <w:rPr>
                <w:rFonts w:hint="eastAsia"/>
                <w:sz w:val="18"/>
                <w:szCs w:val="18"/>
              </w:rPr>
              <w:t>取整数，最小值为１，最大值为</w:t>
            </w:r>
            <w:r>
              <w:rPr>
                <w:sz w:val="18"/>
                <w:szCs w:val="18"/>
              </w:rPr>
              <w:t>999999,</w:t>
            </w:r>
            <w:r>
              <w:rPr>
                <w:rFonts w:hint="eastAsia"/>
                <w:sz w:val="18"/>
                <w:szCs w:val="18"/>
              </w:rPr>
              <w:t>达到最大值时循环使用。</w:t>
            </w:r>
          </w:p>
        </w:tc>
      </w:tr>
      <w:tr w14:paraId="634CD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7C1208B">
            <w:pPr>
              <w:spacing w:before="156" w:beforeLines="50" w:line="300" w:lineRule="auto"/>
              <w:rPr>
                <w:sz w:val="18"/>
                <w:szCs w:val="18"/>
              </w:rPr>
            </w:pPr>
            <w:r>
              <w:rPr>
                <w:sz w:val="18"/>
                <w:szCs w:val="18"/>
              </w:rPr>
              <w:t>&lt;DDTM&gt;</w:t>
            </w:r>
          </w:p>
        </w:tc>
        <w:tc>
          <w:tcPr>
            <w:tcW w:w="1620" w:type="dxa"/>
          </w:tcPr>
          <w:p w14:paraId="4C97B938">
            <w:pPr>
              <w:spacing w:before="156" w:beforeLines="50" w:line="300" w:lineRule="auto"/>
              <w:rPr>
                <w:sz w:val="18"/>
                <w:szCs w:val="18"/>
              </w:rPr>
            </w:pPr>
            <w:r>
              <w:rPr>
                <w:rFonts w:hint="eastAsia"/>
                <w:sz w:val="18"/>
                <w:szCs w:val="18"/>
              </w:rPr>
              <w:t>发送时间</w:t>
            </w:r>
            <w:r>
              <w:rPr>
                <w:sz w:val="18"/>
                <w:szCs w:val="18"/>
              </w:rPr>
              <w:t>M</w:t>
            </w:r>
          </w:p>
        </w:tc>
        <w:tc>
          <w:tcPr>
            <w:tcW w:w="1013" w:type="dxa"/>
          </w:tcPr>
          <w:p w14:paraId="7F66BF86">
            <w:pPr>
              <w:spacing w:before="156" w:beforeLines="50" w:line="300" w:lineRule="auto"/>
              <w:rPr>
                <w:sz w:val="18"/>
                <w:szCs w:val="18"/>
              </w:rPr>
            </w:pPr>
            <w:r>
              <w:rPr>
                <w:sz w:val="18"/>
                <w:szCs w:val="18"/>
              </w:rPr>
              <w:t>DT{1-14}/DTF(yyyyMMddHHmmss)</w:t>
            </w:r>
          </w:p>
        </w:tc>
        <w:tc>
          <w:tcPr>
            <w:tcW w:w="1190" w:type="dxa"/>
          </w:tcPr>
          <w:p w14:paraId="6BE1AC77">
            <w:pPr>
              <w:spacing w:before="156" w:beforeLines="50" w:line="300" w:lineRule="auto"/>
              <w:rPr>
                <w:sz w:val="18"/>
                <w:szCs w:val="18"/>
              </w:rPr>
            </w:pPr>
            <w:r>
              <w:rPr>
                <w:sz w:val="18"/>
                <w:szCs w:val="18"/>
              </w:rPr>
              <w:t>N/A</w:t>
            </w:r>
          </w:p>
        </w:tc>
        <w:tc>
          <w:tcPr>
            <w:tcW w:w="1397" w:type="dxa"/>
          </w:tcPr>
          <w:p w14:paraId="508D5DE6">
            <w:pPr>
              <w:spacing w:before="156" w:beforeLines="50" w:line="300" w:lineRule="auto"/>
              <w:rPr>
                <w:sz w:val="18"/>
                <w:szCs w:val="18"/>
              </w:rPr>
            </w:pPr>
            <w:r>
              <w:rPr>
                <w:sz w:val="18"/>
                <w:szCs w:val="18"/>
              </w:rPr>
              <w:t>20100103211034</w:t>
            </w:r>
          </w:p>
        </w:tc>
        <w:tc>
          <w:tcPr>
            <w:tcW w:w="1754" w:type="dxa"/>
          </w:tcPr>
          <w:p w14:paraId="58CFCADD">
            <w:pPr>
              <w:spacing w:before="156" w:beforeLines="50" w:line="300" w:lineRule="auto"/>
              <w:rPr>
                <w:sz w:val="18"/>
                <w:szCs w:val="18"/>
              </w:rPr>
            </w:pPr>
            <w:r>
              <w:rPr>
                <w:sz w:val="18"/>
                <w:szCs w:val="18"/>
              </w:rPr>
              <w:t>N/A</w:t>
            </w:r>
          </w:p>
        </w:tc>
      </w:tr>
      <w:tr w14:paraId="1905B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0CFFEBEA">
            <w:pPr>
              <w:spacing w:before="156" w:beforeLines="50" w:line="300" w:lineRule="auto"/>
              <w:rPr>
                <w:sz w:val="18"/>
                <w:szCs w:val="18"/>
              </w:rPr>
            </w:pPr>
            <w:r>
              <w:rPr>
                <w:sz w:val="18"/>
                <w:szCs w:val="18"/>
              </w:rPr>
              <w:t>&lt;TYPE&gt;</w:t>
            </w:r>
          </w:p>
        </w:tc>
        <w:tc>
          <w:tcPr>
            <w:tcW w:w="1620" w:type="dxa"/>
            <w:shd w:val="clear" w:color="auto" w:fill="FFFFFF"/>
          </w:tcPr>
          <w:p w14:paraId="6C5F0F22">
            <w:pPr>
              <w:spacing w:before="156" w:beforeLines="50" w:line="300" w:lineRule="auto"/>
              <w:rPr>
                <w:sz w:val="18"/>
                <w:szCs w:val="18"/>
              </w:rPr>
            </w:pPr>
            <w:r>
              <w:rPr>
                <w:rFonts w:hint="eastAsia"/>
                <w:sz w:val="18"/>
                <w:szCs w:val="18"/>
              </w:rPr>
              <w:t>消息类别</w:t>
            </w:r>
            <w:r>
              <w:rPr>
                <w:sz w:val="18"/>
                <w:szCs w:val="18"/>
              </w:rPr>
              <w:t>M</w:t>
            </w:r>
          </w:p>
        </w:tc>
        <w:tc>
          <w:tcPr>
            <w:tcW w:w="1013" w:type="dxa"/>
            <w:shd w:val="clear" w:color="auto" w:fill="FFFFFF"/>
          </w:tcPr>
          <w:p w14:paraId="0E2ECC02">
            <w:pPr>
              <w:spacing w:before="156" w:beforeLines="50" w:line="300" w:lineRule="auto"/>
              <w:rPr>
                <w:sz w:val="18"/>
                <w:szCs w:val="18"/>
              </w:rPr>
            </w:pPr>
            <w:r>
              <w:rPr>
                <w:sz w:val="18"/>
                <w:szCs w:val="18"/>
              </w:rPr>
              <w:t>S{1-4}</w:t>
            </w:r>
          </w:p>
        </w:tc>
        <w:tc>
          <w:tcPr>
            <w:tcW w:w="1190" w:type="dxa"/>
            <w:shd w:val="clear" w:color="auto" w:fill="FFFFFF"/>
          </w:tcPr>
          <w:p w14:paraId="7E3F0C1C">
            <w:pPr>
              <w:spacing w:before="156" w:beforeLines="50" w:line="300" w:lineRule="auto"/>
              <w:rPr>
                <w:sz w:val="18"/>
                <w:szCs w:val="18"/>
              </w:rPr>
            </w:pPr>
            <w:r>
              <w:rPr>
                <w:sz w:val="18"/>
                <w:szCs w:val="18"/>
              </w:rPr>
              <w:t>[0-9][a-z][A-Z]</w:t>
            </w:r>
          </w:p>
        </w:tc>
        <w:tc>
          <w:tcPr>
            <w:tcW w:w="1397" w:type="dxa"/>
            <w:shd w:val="clear" w:color="auto" w:fill="FFFFFF"/>
          </w:tcPr>
          <w:p w14:paraId="187D525B">
            <w:pPr>
              <w:spacing w:before="156" w:beforeLines="50" w:line="300" w:lineRule="auto"/>
              <w:rPr>
                <w:sz w:val="18"/>
                <w:szCs w:val="18"/>
              </w:rPr>
            </w:pPr>
            <w:r>
              <w:rPr>
                <w:sz w:val="18"/>
                <w:szCs w:val="18"/>
              </w:rPr>
              <w:t>PBME</w:t>
            </w:r>
          </w:p>
        </w:tc>
        <w:tc>
          <w:tcPr>
            <w:tcW w:w="1754" w:type="dxa"/>
            <w:shd w:val="clear" w:color="auto" w:fill="FFFFFF"/>
          </w:tcPr>
          <w:p w14:paraId="781B175A">
            <w:pPr>
              <w:spacing w:before="156" w:beforeLines="50" w:line="300" w:lineRule="auto"/>
              <w:rPr>
                <w:sz w:val="18"/>
                <w:szCs w:val="18"/>
              </w:rPr>
            </w:pPr>
            <w:r>
              <w:rPr>
                <w:sz w:val="18"/>
                <w:szCs w:val="18"/>
              </w:rPr>
              <w:t>N/A</w:t>
            </w:r>
          </w:p>
        </w:tc>
      </w:tr>
      <w:tr w14:paraId="710F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5681CADA">
            <w:pPr>
              <w:spacing w:before="156" w:beforeLines="50" w:line="300" w:lineRule="auto"/>
              <w:rPr>
                <w:sz w:val="18"/>
                <w:szCs w:val="18"/>
              </w:rPr>
            </w:pPr>
            <w:r>
              <w:rPr>
                <w:sz w:val="18"/>
                <w:szCs w:val="18"/>
              </w:rPr>
              <w:t>&lt;STYP&gt;</w:t>
            </w:r>
          </w:p>
        </w:tc>
        <w:tc>
          <w:tcPr>
            <w:tcW w:w="1620" w:type="dxa"/>
            <w:shd w:val="clear" w:color="auto" w:fill="FFFFFF"/>
          </w:tcPr>
          <w:p w14:paraId="646809CB">
            <w:pPr>
              <w:spacing w:before="156" w:beforeLines="50" w:line="300" w:lineRule="auto"/>
              <w:rPr>
                <w:sz w:val="18"/>
                <w:szCs w:val="18"/>
              </w:rPr>
            </w:pPr>
            <w:r>
              <w:rPr>
                <w:rFonts w:hint="eastAsia"/>
                <w:sz w:val="18"/>
                <w:szCs w:val="18"/>
              </w:rPr>
              <w:t>消息类型</w:t>
            </w:r>
            <w:r>
              <w:rPr>
                <w:sz w:val="18"/>
                <w:szCs w:val="18"/>
              </w:rPr>
              <w:t>M</w:t>
            </w:r>
          </w:p>
        </w:tc>
        <w:tc>
          <w:tcPr>
            <w:tcW w:w="1013" w:type="dxa"/>
            <w:shd w:val="clear" w:color="auto" w:fill="FFFFFF"/>
          </w:tcPr>
          <w:p w14:paraId="2D562F65">
            <w:pPr>
              <w:spacing w:before="156" w:beforeLines="50" w:line="300" w:lineRule="auto"/>
              <w:rPr>
                <w:sz w:val="18"/>
                <w:szCs w:val="18"/>
              </w:rPr>
            </w:pPr>
            <w:r>
              <w:rPr>
                <w:sz w:val="18"/>
                <w:szCs w:val="18"/>
              </w:rPr>
              <w:t>S{1-4}</w:t>
            </w:r>
          </w:p>
        </w:tc>
        <w:tc>
          <w:tcPr>
            <w:tcW w:w="1190" w:type="dxa"/>
            <w:shd w:val="clear" w:color="auto" w:fill="FFFFFF"/>
          </w:tcPr>
          <w:p w14:paraId="04FFFC73">
            <w:pPr>
              <w:spacing w:before="156" w:beforeLines="50" w:line="300" w:lineRule="auto"/>
              <w:rPr>
                <w:sz w:val="18"/>
                <w:szCs w:val="18"/>
              </w:rPr>
            </w:pPr>
            <w:r>
              <w:rPr>
                <w:sz w:val="18"/>
                <w:szCs w:val="18"/>
              </w:rPr>
              <w:t>[0-9][a-z][A-Z]</w:t>
            </w:r>
          </w:p>
        </w:tc>
        <w:tc>
          <w:tcPr>
            <w:tcW w:w="1397" w:type="dxa"/>
            <w:shd w:val="clear" w:color="auto" w:fill="FFFFFF"/>
          </w:tcPr>
          <w:p w14:paraId="72632012">
            <w:pPr>
              <w:spacing w:before="156" w:beforeLines="50" w:line="300" w:lineRule="auto"/>
              <w:rPr>
                <w:sz w:val="18"/>
                <w:szCs w:val="18"/>
              </w:rPr>
            </w:pPr>
            <w:r>
              <w:rPr>
                <w:sz w:val="18"/>
                <w:szCs w:val="18"/>
              </w:rPr>
              <w:t>DTUE</w:t>
            </w:r>
          </w:p>
        </w:tc>
        <w:tc>
          <w:tcPr>
            <w:tcW w:w="1754" w:type="dxa"/>
            <w:shd w:val="clear" w:color="auto" w:fill="FFFFFF"/>
          </w:tcPr>
          <w:p w14:paraId="7B86FC09">
            <w:pPr>
              <w:spacing w:before="156" w:beforeLines="50" w:line="300" w:lineRule="auto"/>
              <w:rPr>
                <w:sz w:val="18"/>
                <w:szCs w:val="18"/>
              </w:rPr>
            </w:pPr>
            <w:r>
              <w:rPr>
                <w:sz w:val="18"/>
                <w:szCs w:val="18"/>
              </w:rPr>
              <w:t>N/A</w:t>
            </w:r>
          </w:p>
        </w:tc>
      </w:tr>
      <w:tr w14:paraId="0793F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48418B30">
            <w:pPr>
              <w:spacing w:before="156" w:beforeLines="50" w:line="300" w:lineRule="auto"/>
              <w:rPr>
                <w:sz w:val="18"/>
                <w:szCs w:val="18"/>
              </w:rPr>
            </w:pPr>
          </w:p>
        </w:tc>
        <w:tc>
          <w:tcPr>
            <w:tcW w:w="1620" w:type="dxa"/>
            <w:shd w:val="clear" w:color="auto" w:fill="CCFFCC"/>
          </w:tcPr>
          <w:p w14:paraId="0E7E6156">
            <w:pPr>
              <w:spacing w:before="156" w:beforeLines="50" w:line="300" w:lineRule="auto"/>
              <w:rPr>
                <w:sz w:val="18"/>
                <w:szCs w:val="18"/>
              </w:rPr>
            </w:pPr>
          </w:p>
        </w:tc>
        <w:tc>
          <w:tcPr>
            <w:tcW w:w="1013" w:type="dxa"/>
            <w:shd w:val="clear" w:color="auto" w:fill="CCFFCC"/>
          </w:tcPr>
          <w:p w14:paraId="053A6DC9">
            <w:pPr>
              <w:spacing w:before="156" w:beforeLines="50" w:line="300" w:lineRule="auto"/>
              <w:rPr>
                <w:sz w:val="18"/>
                <w:szCs w:val="18"/>
              </w:rPr>
            </w:pPr>
          </w:p>
        </w:tc>
        <w:tc>
          <w:tcPr>
            <w:tcW w:w="1190" w:type="dxa"/>
            <w:shd w:val="clear" w:color="auto" w:fill="CCFFCC"/>
          </w:tcPr>
          <w:p w14:paraId="768A4F97">
            <w:pPr>
              <w:spacing w:before="156" w:beforeLines="50" w:line="300" w:lineRule="auto"/>
              <w:rPr>
                <w:sz w:val="18"/>
                <w:szCs w:val="18"/>
              </w:rPr>
            </w:pPr>
          </w:p>
        </w:tc>
        <w:tc>
          <w:tcPr>
            <w:tcW w:w="1397" w:type="dxa"/>
            <w:shd w:val="clear" w:color="auto" w:fill="CCFFCC"/>
          </w:tcPr>
          <w:p w14:paraId="218F5969">
            <w:pPr>
              <w:spacing w:before="156" w:beforeLines="50" w:line="300" w:lineRule="auto"/>
              <w:rPr>
                <w:sz w:val="18"/>
                <w:szCs w:val="18"/>
              </w:rPr>
            </w:pPr>
          </w:p>
        </w:tc>
        <w:tc>
          <w:tcPr>
            <w:tcW w:w="1754" w:type="dxa"/>
            <w:shd w:val="clear" w:color="auto" w:fill="CCFFCC"/>
          </w:tcPr>
          <w:p w14:paraId="0520FAF7">
            <w:pPr>
              <w:spacing w:before="156" w:beforeLines="50" w:line="300" w:lineRule="auto"/>
              <w:rPr>
                <w:sz w:val="18"/>
                <w:szCs w:val="18"/>
              </w:rPr>
            </w:pPr>
          </w:p>
        </w:tc>
      </w:tr>
      <w:tr w14:paraId="0874E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3335859">
            <w:pPr>
              <w:spacing w:before="156" w:beforeLines="50" w:line="300" w:lineRule="auto"/>
              <w:rPr>
                <w:sz w:val="18"/>
                <w:szCs w:val="18"/>
              </w:rPr>
            </w:pPr>
            <w:r>
              <w:rPr>
                <w:sz w:val="18"/>
                <w:szCs w:val="18"/>
              </w:rPr>
              <w:t>&lt;DUTY&gt;</w:t>
            </w:r>
          </w:p>
        </w:tc>
        <w:tc>
          <w:tcPr>
            <w:tcW w:w="1620" w:type="dxa"/>
          </w:tcPr>
          <w:p w14:paraId="51AB60F2">
            <w:pPr>
              <w:spacing w:before="156" w:beforeLines="50" w:line="300" w:lineRule="auto"/>
              <w:rPr>
                <w:sz w:val="18"/>
                <w:szCs w:val="18"/>
              </w:rPr>
            </w:pPr>
            <w:r>
              <w:rPr>
                <w:rFonts w:hint="eastAsia"/>
                <w:sz w:val="18"/>
                <w:szCs w:val="18"/>
              </w:rPr>
              <w:t>员工实时上班信息信息标签</w:t>
            </w:r>
            <w:r>
              <w:rPr>
                <w:sz w:val="18"/>
                <w:szCs w:val="18"/>
              </w:rPr>
              <w:t>M</w:t>
            </w:r>
          </w:p>
        </w:tc>
        <w:tc>
          <w:tcPr>
            <w:tcW w:w="1013" w:type="dxa"/>
          </w:tcPr>
          <w:p w14:paraId="2B5FFB81">
            <w:pPr>
              <w:spacing w:before="156" w:beforeLines="50" w:line="300" w:lineRule="auto"/>
              <w:rPr>
                <w:sz w:val="18"/>
                <w:szCs w:val="18"/>
              </w:rPr>
            </w:pPr>
            <w:r>
              <w:rPr>
                <w:sz w:val="18"/>
                <w:szCs w:val="18"/>
              </w:rPr>
              <w:t>N/A</w:t>
            </w:r>
          </w:p>
        </w:tc>
        <w:tc>
          <w:tcPr>
            <w:tcW w:w="1190" w:type="dxa"/>
          </w:tcPr>
          <w:p w14:paraId="6BBCF37C">
            <w:pPr>
              <w:spacing w:before="156" w:beforeLines="50" w:line="300" w:lineRule="auto"/>
              <w:rPr>
                <w:sz w:val="18"/>
                <w:szCs w:val="18"/>
              </w:rPr>
            </w:pPr>
            <w:r>
              <w:rPr>
                <w:sz w:val="18"/>
                <w:szCs w:val="18"/>
              </w:rPr>
              <w:t>N/A</w:t>
            </w:r>
          </w:p>
        </w:tc>
        <w:tc>
          <w:tcPr>
            <w:tcW w:w="1397" w:type="dxa"/>
          </w:tcPr>
          <w:p w14:paraId="45CDF746">
            <w:pPr>
              <w:spacing w:before="156" w:beforeLines="50" w:line="300" w:lineRule="auto"/>
              <w:rPr>
                <w:sz w:val="18"/>
                <w:szCs w:val="18"/>
              </w:rPr>
            </w:pPr>
            <w:r>
              <w:rPr>
                <w:sz w:val="18"/>
                <w:szCs w:val="18"/>
              </w:rPr>
              <w:t>N/A</w:t>
            </w:r>
          </w:p>
        </w:tc>
        <w:tc>
          <w:tcPr>
            <w:tcW w:w="1754" w:type="dxa"/>
          </w:tcPr>
          <w:p w14:paraId="53A204A0">
            <w:pPr>
              <w:spacing w:before="156" w:beforeLines="50" w:line="300" w:lineRule="auto"/>
              <w:rPr>
                <w:sz w:val="18"/>
                <w:szCs w:val="18"/>
              </w:rPr>
            </w:pPr>
          </w:p>
        </w:tc>
      </w:tr>
      <w:tr w14:paraId="39A2E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CBA8D98">
            <w:pPr>
              <w:spacing w:before="156" w:beforeLines="50" w:line="300" w:lineRule="auto"/>
              <w:rPr>
                <w:sz w:val="18"/>
                <w:szCs w:val="18"/>
              </w:rPr>
            </w:pPr>
            <w:r>
              <w:rPr>
                <w:sz w:val="18"/>
                <w:szCs w:val="18"/>
              </w:rPr>
              <w:t>&lt;ID&gt;</w:t>
            </w:r>
          </w:p>
        </w:tc>
        <w:tc>
          <w:tcPr>
            <w:tcW w:w="1620" w:type="dxa"/>
          </w:tcPr>
          <w:p w14:paraId="11916DC9">
            <w:pPr>
              <w:spacing w:before="156" w:beforeLines="50" w:line="300" w:lineRule="auto"/>
              <w:rPr>
                <w:sz w:val="18"/>
                <w:szCs w:val="18"/>
              </w:rPr>
            </w:pPr>
            <w:r>
              <w:rPr>
                <w:rFonts w:hint="eastAsia"/>
                <w:sz w:val="18"/>
                <w:szCs w:val="18"/>
              </w:rPr>
              <w:t>员工I</w:t>
            </w:r>
            <w:r>
              <w:rPr>
                <w:sz w:val="18"/>
                <w:szCs w:val="18"/>
              </w:rPr>
              <w:t>D</w:t>
            </w:r>
            <w:r>
              <w:rPr>
                <w:rFonts w:hint="eastAsia"/>
                <w:sz w:val="18"/>
                <w:szCs w:val="18"/>
              </w:rPr>
              <w:t>如果</w:t>
            </w:r>
            <w:r>
              <w:rPr>
                <w:sz w:val="18"/>
                <w:szCs w:val="18"/>
              </w:rPr>
              <w:t>&lt;SCDT&gt;</w:t>
            </w:r>
            <w:r>
              <w:rPr>
                <w:rFonts w:hint="eastAsia"/>
                <w:sz w:val="18"/>
                <w:szCs w:val="18"/>
              </w:rPr>
              <w:t>存在</w:t>
            </w:r>
            <w:r>
              <w:rPr>
                <w:sz w:val="18"/>
                <w:szCs w:val="18"/>
              </w:rPr>
              <w:t>M</w:t>
            </w:r>
          </w:p>
        </w:tc>
        <w:tc>
          <w:tcPr>
            <w:tcW w:w="1013" w:type="dxa"/>
          </w:tcPr>
          <w:p w14:paraId="55B29E92">
            <w:pPr>
              <w:spacing w:before="156" w:beforeLines="50" w:line="300" w:lineRule="auto"/>
              <w:rPr>
                <w:sz w:val="18"/>
                <w:szCs w:val="18"/>
              </w:rPr>
            </w:pPr>
            <w:r>
              <w:rPr>
                <w:sz w:val="18"/>
                <w:szCs w:val="18"/>
              </w:rPr>
              <w:t>S{1-36}</w:t>
            </w:r>
          </w:p>
        </w:tc>
        <w:tc>
          <w:tcPr>
            <w:tcW w:w="1190" w:type="dxa"/>
          </w:tcPr>
          <w:p w14:paraId="374BA660">
            <w:pPr>
              <w:spacing w:before="156" w:beforeLines="50" w:line="300" w:lineRule="auto"/>
              <w:rPr>
                <w:sz w:val="18"/>
                <w:szCs w:val="18"/>
              </w:rPr>
            </w:pPr>
            <w:r>
              <w:rPr>
                <w:sz w:val="18"/>
                <w:szCs w:val="18"/>
              </w:rPr>
              <w:t>N/A</w:t>
            </w:r>
          </w:p>
        </w:tc>
        <w:tc>
          <w:tcPr>
            <w:tcW w:w="1397" w:type="dxa"/>
          </w:tcPr>
          <w:p w14:paraId="2E9B8C94">
            <w:pPr>
              <w:spacing w:before="156" w:beforeLines="50" w:line="300" w:lineRule="auto"/>
              <w:rPr>
                <w:sz w:val="18"/>
                <w:szCs w:val="18"/>
              </w:rPr>
            </w:pPr>
            <w:r>
              <w:rPr>
                <w:sz w:val="18"/>
                <w:szCs w:val="18"/>
              </w:rPr>
              <w:t>101098</w:t>
            </w:r>
          </w:p>
        </w:tc>
        <w:tc>
          <w:tcPr>
            <w:tcW w:w="1754" w:type="dxa"/>
          </w:tcPr>
          <w:p w14:paraId="32E346CB">
            <w:pPr>
              <w:rPr>
                <w:sz w:val="18"/>
                <w:szCs w:val="18"/>
              </w:rPr>
            </w:pPr>
            <w:r>
              <w:rPr>
                <w:sz w:val="18"/>
                <w:szCs w:val="18"/>
              </w:rPr>
              <w:t>N/A</w:t>
            </w:r>
          </w:p>
        </w:tc>
      </w:tr>
      <w:tr w14:paraId="57506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75304ED">
            <w:pPr>
              <w:spacing w:before="156" w:beforeLines="50" w:line="300" w:lineRule="auto"/>
              <w:rPr>
                <w:sz w:val="18"/>
                <w:szCs w:val="18"/>
              </w:rPr>
            </w:pPr>
            <w:r>
              <w:rPr>
                <w:sz w:val="18"/>
                <w:szCs w:val="18"/>
              </w:rPr>
              <w:t>&lt;CODE&gt;</w:t>
            </w:r>
          </w:p>
        </w:tc>
        <w:tc>
          <w:tcPr>
            <w:tcW w:w="1620" w:type="dxa"/>
          </w:tcPr>
          <w:p w14:paraId="42956F08">
            <w:pPr>
              <w:spacing w:before="156" w:beforeLines="50" w:line="300" w:lineRule="auto"/>
              <w:rPr>
                <w:sz w:val="18"/>
                <w:szCs w:val="18"/>
              </w:rPr>
            </w:pPr>
            <w:r>
              <w:rPr>
                <w:rFonts w:hint="eastAsia"/>
                <w:sz w:val="18"/>
                <w:szCs w:val="18"/>
              </w:rPr>
              <w:t>员工编码如果</w:t>
            </w:r>
            <w:r>
              <w:rPr>
                <w:sz w:val="18"/>
                <w:szCs w:val="18"/>
              </w:rPr>
              <w:t>&lt;SCDT&gt;</w:t>
            </w:r>
            <w:r>
              <w:rPr>
                <w:rFonts w:hint="eastAsia"/>
                <w:sz w:val="18"/>
                <w:szCs w:val="18"/>
              </w:rPr>
              <w:t>存在</w:t>
            </w:r>
            <w:r>
              <w:rPr>
                <w:sz w:val="18"/>
                <w:szCs w:val="18"/>
              </w:rPr>
              <w:t>M</w:t>
            </w:r>
          </w:p>
        </w:tc>
        <w:tc>
          <w:tcPr>
            <w:tcW w:w="1013" w:type="dxa"/>
          </w:tcPr>
          <w:p w14:paraId="524ECA32">
            <w:pPr>
              <w:spacing w:before="156" w:beforeLines="50" w:line="300" w:lineRule="auto"/>
              <w:rPr>
                <w:sz w:val="18"/>
                <w:szCs w:val="18"/>
              </w:rPr>
            </w:pPr>
            <w:r>
              <w:rPr>
                <w:sz w:val="18"/>
                <w:szCs w:val="18"/>
              </w:rPr>
              <w:t>S{1-50}</w:t>
            </w:r>
          </w:p>
        </w:tc>
        <w:tc>
          <w:tcPr>
            <w:tcW w:w="1190" w:type="dxa"/>
          </w:tcPr>
          <w:p w14:paraId="2E8C6014">
            <w:pPr>
              <w:spacing w:before="156" w:beforeLines="50" w:line="300" w:lineRule="auto"/>
              <w:rPr>
                <w:sz w:val="18"/>
                <w:szCs w:val="18"/>
              </w:rPr>
            </w:pPr>
            <w:r>
              <w:rPr>
                <w:sz w:val="18"/>
                <w:szCs w:val="18"/>
              </w:rPr>
              <w:t>N/A</w:t>
            </w:r>
          </w:p>
        </w:tc>
        <w:tc>
          <w:tcPr>
            <w:tcW w:w="1397" w:type="dxa"/>
          </w:tcPr>
          <w:p w14:paraId="434907D7">
            <w:pPr>
              <w:spacing w:before="156" w:beforeLines="50" w:line="300" w:lineRule="auto"/>
              <w:rPr>
                <w:sz w:val="18"/>
                <w:szCs w:val="18"/>
              </w:rPr>
            </w:pPr>
            <w:r>
              <w:rPr>
                <w:sz w:val="18"/>
                <w:szCs w:val="18"/>
              </w:rPr>
              <w:t>101098</w:t>
            </w:r>
          </w:p>
        </w:tc>
        <w:tc>
          <w:tcPr>
            <w:tcW w:w="1754" w:type="dxa"/>
          </w:tcPr>
          <w:p w14:paraId="3B6CA154">
            <w:pPr>
              <w:rPr>
                <w:sz w:val="18"/>
                <w:szCs w:val="18"/>
              </w:rPr>
            </w:pPr>
            <w:r>
              <w:rPr>
                <w:sz w:val="18"/>
                <w:szCs w:val="18"/>
              </w:rPr>
              <w:t>N/A</w:t>
            </w:r>
          </w:p>
        </w:tc>
      </w:tr>
      <w:tr w14:paraId="2D15E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7D02DD8">
            <w:pPr>
              <w:spacing w:before="156" w:beforeLines="50" w:line="300" w:lineRule="auto"/>
              <w:rPr>
                <w:sz w:val="18"/>
                <w:szCs w:val="18"/>
              </w:rPr>
            </w:pPr>
            <w:r>
              <w:rPr>
                <w:sz w:val="18"/>
                <w:szCs w:val="18"/>
              </w:rPr>
              <w:t>&lt;NAME&gt;</w:t>
            </w:r>
          </w:p>
        </w:tc>
        <w:tc>
          <w:tcPr>
            <w:tcW w:w="1620" w:type="dxa"/>
          </w:tcPr>
          <w:p w14:paraId="611F1C51">
            <w:pPr>
              <w:spacing w:before="156" w:beforeLines="50" w:line="300" w:lineRule="auto"/>
              <w:rPr>
                <w:sz w:val="18"/>
                <w:szCs w:val="18"/>
              </w:rPr>
            </w:pPr>
            <w:r>
              <w:rPr>
                <w:rFonts w:hint="eastAsia"/>
                <w:sz w:val="18"/>
                <w:szCs w:val="18"/>
              </w:rPr>
              <w:t>员工姓名如果</w:t>
            </w:r>
            <w:r>
              <w:rPr>
                <w:sz w:val="18"/>
                <w:szCs w:val="18"/>
              </w:rPr>
              <w:t>&lt;SCDT&gt;</w:t>
            </w:r>
            <w:r>
              <w:rPr>
                <w:rFonts w:hint="eastAsia"/>
                <w:sz w:val="18"/>
                <w:szCs w:val="18"/>
              </w:rPr>
              <w:t>存在</w:t>
            </w:r>
            <w:r>
              <w:rPr>
                <w:sz w:val="18"/>
                <w:szCs w:val="18"/>
              </w:rPr>
              <w:t>M</w:t>
            </w:r>
          </w:p>
        </w:tc>
        <w:tc>
          <w:tcPr>
            <w:tcW w:w="1013" w:type="dxa"/>
          </w:tcPr>
          <w:p w14:paraId="75CC89FE">
            <w:pPr>
              <w:spacing w:before="156" w:beforeLines="50" w:line="300" w:lineRule="auto"/>
              <w:rPr>
                <w:sz w:val="18"/>
                <w:szCs w:val="18"/>
              </w:rPr>
            </w:pPr>
            <w:r>
              <w:rPr>
                <w:sz w:val="18"/>
                <w:szCs w:val="18"/>
              </w:rPr>
              <w:t>S{1-32}</w:t>
            </w:r>
          </w:p>
        </w:tc>
        <w:tc>
          <w:tcPr>
            <w:tcW w:w="1190" w:type="dxa"/>
          </w:tcPr>
          <w:p w14:paraId="5BF0015C">
            <w:pPr>
              <w:spacing w:before="156" w:beforeLines="50" w:line="300" w:lineRule="auto"/>
              <w:rPr>
                <w:sz w:val="18"/>
                <w:szCs w:val="18"/>
              </w:rPr>
            </w:pPr>
            <w:r>
              <w:rPr>
                <w:sz w:val="18"/>
                <w:szCs w:val="18"/>
              </w:rPr>
              <w:t>N/A</w:t>
            </w:r>
          </w:p>
        </w:tc>
        <w:tc>
          <w:tcPr>
            <w:tcW w:w="1397" w:type="dxa"/>
          </w:tcPr>
          <w:p w14:paraId="4DAB00A7">
            <w:pPr>
              <w:spacing w:before="156" w:beforeLines="50" w:line="300" w:lineRule="auto"/>
              <w:rPr>
                <w:sz w:val="18"/>
                <w:szCs w:val="18"/>
              </w:rPr>
            </w:pPr>
            <w:r>
              <w:rPr>
                <w:rFonts w:hint="eastAsia"/>
                <w:sz w:val="18"/>
                <w:szCs w:val="18"/>
              </w:rPr>
              <w:t>张三</w:t>
            </w:r>
          </w:p>
        </w:tc>
        <w:tc>
          <w:tcPr>
            <w:tcW w:w="1754" w:type="dxa"/>
          </w:tcPr>
          <w:p w14:paraId="1EC57B99">
            <w:pPr>
              <w:rPr>
                <w:sz w:val="18"/>
                <w:szCs w:val="18"/>
              </w:rPr>
            </w:pPr>
            <w:r>
              <w:rPr>
                <w:sz w:val="18"/>
                <w:szCs w:val="18"/>
              </w:rPr>
              <w:t>N/A</w:t>
            </w:r>
          </w:p>
        </w:tc>
      </w:tr>
      <w:tr w14:paraId="7DD09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top"/>
          </w:tcPr>
          <w:p w14:paraId="03E8369B">
            <w:pPr>
              <w:spacing w:before="156" w:beforeLines="50" w:line="300" w:lineRule="auto"/>
              <w:rPr>
                <w:sz w:val="18"/>
                <w:szCs w:val="18"/>
              </w:rPr>
            </w:pPr>
            <w:r>
              <w:rPr>
                <w:rFonts w:hint="eastAsia"/>
                <w:sz w:val="18"/>
                <w:szCs w:val="18"/>
                <w:lang w:val="en-US" w:eastAsia="zh-CN"/>
              </w:rPr>
              <w:t>&lt;DEPTID&gt;</w:t>
            </w:r>
          </w:p>
        </w:tc>
        <w:tc>
          <w:tcPr>
            <w:tcW w:w="1620" w:type="dxa"/>
            <w:vAlign w:val="top"/>
          </w:tcPr>
          <w:p w14:paraId="3AD6FAFA">
            <w:pPr>
              <w:spacing w:before="156" w:beforeLines="50" w:line="300" w:lineRule="auto"/>
              <w:rPr>
                <w:rFonts w:hint="eastAsia"/>
                <w:sz w:val="18"/>
                <w:szCs w:val="18"/>
              </w:rPr>
            </w:pPr>
            <w:r>
              <w:rPr>
                <w:rFonts w:hint="eastAsia"/>
                <w:sz w:val="18"/>
                <w:szCs w:val="18"/>
                <w:lang w:val="en-US" w:eastAsia="zh-CN"/>
              </w:rPr>
              <w:t>员工部门id</w:t>
            </w:r>
          </w:p>
        </w:tc>
        <w:tc>
          <w:tcPr>
            <w:tcW w:w="1013" w:type="dxa"/>
            <w:vAlign w:val="top"/>
          </w:tcPr>
          <w:p w14:paraId="1CD25421">
            <w:pPr>
              <w:spacing w:before="156" w:beforeLines="50" w:line="300" w:lineRule="auto"/>
              <w:rPr>
                <w:sz w:val="18"/>
                <w:szCs w:val="18"/>
              </w:rPr>
            </w:pPr>
            <w:r>
              <w:rPr>
                <w:sz w:val="18"/>
                <w:szCs w:val="18"/>
              </w:rPr>
              <w:t>S{1-32}</w:t>
            </w:r>
          </w:p>
        </w:tc>
        <w:tc>
          <w:tcPr>
            <w:tcW w:w="1190" w:type="dxa"/>
            <w:vAlign w:val="top"/>
          </w:tcPr>
          <w:p w14:paraId="0E9C93D7">
            <w:pPr>
              <w:spacing w:before="156" w:beforeLines="50" w:line="300" w:lineRule="auto"/>
              <w:rPr>
                <w:sz w:val="18"/>
                <w:szCs w:val="18"/>
              </w:rPr>
            </w:pPr>
            <w:r>
              <w:rPr>
                <w:sz w:val="18"/>
                <w:szCs w:val="18"/>
              </w:rPr>
              <w:t>N/A</w:t>
            </w:r>
          </w:p>
        </w:tc>
        <w:tc>
          <w:tcPr>
            <w:tcW w:w="1397" w:type="dxa"/>
            <w:vAlign w:val="top"/>
          </w:tcPr>
          <w:p w14:paraId="0B172C04">
            <w:pPr>
              <w:spacing w:before="156" w:beforeLines="50" w:line="300" w:lineRule="auto"/>
              <w:rPr>
                <w:rFonts w:hint="eastAsia"/>
                <w:sz w:val="18"/>
                <w:szCs w:val="18"/>
              </w:rPr>
            </w:pPr>
            <w:r>
              <w:rPr>
                <w:rFonts w:hint="eastAsia"/>
                <w:sz w:val="18"/>
                <w:szCs w:val="18"/>
              </w:rPr>
              <w:t>8a8a8b695fbe24d6015fbe75fe6c0294</w:t>
            </w:r>
          </w:p>
        </w:tc>
        <w:tc>
          <w:tcPr>
            <w:tcW w:w="1754" w:type="dxa"/>
            <w:vAlign w:val="top"/>
          </w:tcPr>
          <w:p w14:paraId="1F80E084">
            <w:pPr>
              <w:rPr>
                <w:sz w:val="18"/>
                <w:szCs w:val="18"/>
              </w:rPr>
            </w:pPr>
            <w:r>
              <w:rPr>
                <w:sz w:val="18"/>
                <w:szCs w:val="18"/>
              </w:rPr>
              <w:t>N/A</w:t>
            </w:r>
          </w:p>
        </w:tc>
      </w:tr>
      <w:tr w14:paraId="28CC2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top"/>
          </w:tcPr>
          <w:p w14:paraId="43B7CDD1">
            <w:pPr>
              <w:spacing w:before="156" w:beforeLines="50" w:line="300" w:lineRule="auto"/>
              <w:rPr>
                <w:sz w:val="18"/>
                <w:szCs w:val="18"/>
              </w:rPr>
            </w:pPr>
            <w:r>
              <w:rPr>
                <w:rFonts w:hint="eastAsia"/>
                <w:sz w:val="18"/>
                <w:szCs w:val="18"/>
                <w:lang w:val="en-US" w:eastAsia="zh-CN"/>
              </w:rPr>
              <w:t>&lt;DEPTNAME&gt;</w:t>
            </w:r>
          </w:p>
        </w:tc>
        <w:tc>
          <w:tcPr>
            <w:tcW w:w="1620" w:type="dxa"/>
            <w:vAlign w:val="top"/>
          </w:tcPr>
          <w:p w14:paraId="5E138EA7">
            <w:pPr>
              <w:spacing w:before="156" w:beforeLines="50" w:line="300" w:lineRule="auto"/>
              <w:rPr>
                <w:rFonts w:hint="eastAsia"/>
                <w:sz w:val="18"/>
                <w:szCs w:val="18"/>
              </w:rPr>
            </w:pPr>
            <w:r>
              <w:rPr>
                <w:rFonts w:hint="eastAsia"/>
                <w:sz w:val="18"/>
                <w:szCs w:val="18"/>
                <w:lang w:val="en-US" w:eastAsia="zh-CN"/>
              </w:rPr>
              <w:t>员工所在部门名称</w:t>
            </w:r>
          </w:p>
        </w:tc>
        <w:tc>
          <w:tcPr>
            <w:tcW w:w="1013" w:type="dxa"/>
            <w:vAlign w:val="top"/>
          </w:tcPr>
          <w:p w14:paraId="381AE7C7">
            <w:pPr>
              <w:spacing w:before="156" w:beforeLines="50" w:line="300" w:lineRule="auto"/>
              <w:rPr>
                <w:sz w:val="18"/>
                <w:szCs w:val="18"/>
              </w:rPr>
            </w:pPr>
            <w:r>
              <w:rPr>
                <w:sz w:val="18"/>
                <w:szCs w:val="18"/>
              </w:rPr>
              <w:t>S{1-32}</w:t>
            </w:r>
          </w:p>
        </w:tc>
        <w:tc>
          <w:tcPr>
            <w:tcW w:w="1190" w:type="dxa"/>
            <w:vAlign w:val="top"/>
          </w:tcPr>
          <w:p w14:paraId="715F440B">
            <w:pPr>
              <w:spacing w:before="156" w:beforeLines="50" w:line="300" w:lineRule="auto"/>
              <w:rPr>
                <w:sz w:val="18"/>
                <w:szCs w:val="18"/>
              </w:rPr>
            </w:pPr>
            <w:r>
              <w:rPr>
                <w:sz w:val="18"/>
                <w:szCs w:val="18"/>
              </w:rPr>
              <w:t>N/A</w:t>
            </w:r>
          </w:p>
        </w:tc>
        <w:tc>
          <w:tcPr>
            <w:tcW w:w="1397" w:type="dxa"/>
            <w:vAlign w:val="top"/>
          </w:tcPr>
          <w:p w14:paraId="0EF89021">
            <w:pPr>
              <w:spacing w:before="156" w:beforeLines="50" w:line="300" w:lineRule="auto"/>
              <w:rPr>
                <w:rFonts w:hint="eastAsia"/>
                <w:sz w:val="18"/>
                <w:szCs w:val="18"/>
              </w:rPr>
            </w:pPr>
            <w:r>
              <w:rPr>
                <w:rFonts w:hint="eastAsia"/>
                <w:sz w:val="18"/>
                <w:szCs w:val="18"/>
              </w:rPr>
              <w:t>股份公司/安检/监护一大队/三中队/9班</w:t>
            </w:r>
          </w:p>
        </w:tc>
        <w:tc>
          <w:tcPr>
            <w:tcW w:w="1754" w:type="dxa"/>
            <w:vAlign w:val="top"/>
          </w:tcPr>
          <w:p w14:paraId="7AA26760">
            <w:pPr>
              <w:rPr>
                <w:sz w:val="18"/>
                <w:szCs w:val="18"/>
              </w:rPr>
            </w:pPr>
            <w:r>
              <w:rPr>
                <w:sz w:val="18"/>
                <w:szCs w:val="18"/>
              </w:rPr>
              <w:t>N/A</w:t>
            </w:r>
          </w:p>
        </w:tc>
      </w:tr>
      <w:tr w14:paraId="2BC68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B43F0B5">
            <w:r>
              <w:rPr>
                <w:sz w:val="18"/>
                <w:szCs w:val="18"/>
              </w:rPr>
              <w:t>&lt;FACTINTIME&gt;</w:t>
            </w:r>
          </w:p>
        </w:tc>
        <w:tc>
          <w:tcPr>
            <w:tcW w:w="1620" w:type="dxa"/>
          </w:tcPr>
          <w:p w14:paraId="7A0127EB">
            <w:pPr>
              <w:spacing w:before="156" w:beforeLines="50" w:line="300" w:lineRule="auto"/>
              <w:rPr>
                <w:sz w:val="18"/>
                <w:szCs w:val="18"/>
              </w:rPr>
            </w:pPr>
            <w:r>
              <w:rPr>
                <w:rFonts w:hint="eastAsia"/>
                <w:sz w:val="18"/>
                <w:szCs w:val="18"/>
              </w:rPr>
              <w:t>实际上班时间</w:t>
            </w:r>
          </w:p>
        </w:tc>
        <w:tc>
          <w:tcPr>
            <w:tcW w:w="1013" w:type="dxa"/>
          </w:tcPr>
          <w:p w14:paraId="752099DA">
            <w:pPr>
              <w:spacing w:before="156" w:beforeLines="50" w:line="300" w:lineRule="auto"/>
              <w:rPr>
                <w:color w:val="000000"/>
                <w:sz w:val="18"/>
                <w:szCs w:val="18"/>
              </w:rPr>
            </w:pPr>
            <w:r>
              <w:rPr>
                <w:rFonts w:hint="eastAsia"/>
                <w:color w:val="000000"/>
                <w:sz w:val="18"/>
                <w:szCs w:val="18"/>
              </w:rPr>
              <w:t>DT{14-14}/DTF(yyyyMMddHHmmss)</w:t>
            </w:r>
          </w:p>
        </w:tc>
        <w:tc>
          <w:tcPr>
            <w:tcW w:w="1190" w:type="dxa"/>
          </w:tcPr>
          <w:p w14:paraId="07F10407">
            <w:pPr>
              <w:spacing w:before="156" w:beforeLines="50" w:line="300" w:lineRule="auto"/>
              <w:rPr>
                <w:color w:val="000000"/>
                <w:sz w:val="18"/>
                <w:szCs w:val="18"/>
              </w:rPr>
            </w:pPr>
            <w:r>
              <w:rPr>
                <w:rFonts w:hint="eastAsia"/>
                <w:color w:val="000000"/>
                <w:sz w:val="18"/>
                <w:szCs w:val="18"/>
              </w:rPr>
              <w:t>N/A</w:t>
            </w:r>
          </w:p>
        </w:tc>
        <w:tc>
          <w:tcPr>
            <w:tcW w:w="1397" w:type="dxa"/>
          </w:tcPr>
          <w:p w14:paraId="08507809">
            <w:pPr>
              <w:spacing w:before="156" w:beforeLines="50" w:line="300" w:lineRule="auto"/>
              <w:rPr>
                <w:color w:val="000000"/>
                <w:sz w:val="18"/>
                <w:szCs w:val="18"/>
              </w:rPr>
            </w:pPr>
            <w:r>
              <w:rPr>
                <w:rFonts w:hint="eastAsia"/>
                <w:color w:val="000000"/>
                <w:sz w:val="18"/>
                <w:szCs w:val="18"/>
              </w:rPr>
              <w:t>20001003210141</w:t>
            </w:r>
          </w:p>
        </w:tc>
        <w:tc>
          <w:tcPr>
            <w:tcW w:w="1754" w:type="dxa"/>
          </w:tcPr>
          <w:p w14:paraId="4322FBF4">
            <w:pPr>
              <w:spacing w:before="156" w:beforeLines="50" w:line="300" w:lineRule="auto"/>
              <w:rPr>
                <w:color w:val="000000"/>
                <w:sz w:val="18"/>
                <w:szCs w:val="18"/>
              </w:rPr>
            </w:pPr>
          </w:p>
        </w:tc>
      </w:tr>
      <w:tr w14:paraId="4B4FF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1E3D16D">
            <w:r>
              <w:rPr>
                <w:sz w:val="18"/>
                <w:szCs w:val="18"/>
              </w:rPr>
              <w:t>&lt;FACTOUTTIME&gt;</w:t>
            </w:r>
          </w:p>
        </w:tc>
        <w:tc>
          <w:tcPr>
            <w:tcW w:w="1620" w:type="dxa"/>
          </w:tcPr>
          <w:p w14:paraId="5ED99826">
            <w:pPr>
              <w:spacing w:before="156" w:beforeLines="50" w:line="300" w:lineRule="auto"/>
              <w:rPr>
                <w:sz w:val="18"/>
                <w:szCs w:val="18"/>
              </w:rPr>
            </w:pPr>
            <w:r>
              <w:rPr>
                <w:rFonts w:hint="eastAsia"/>
                <w:sz w:val="18"/>
                <w:szCs w:val="18"/>
              </w:rPr>
              <w:t>实际下班时间</w:t>
            </w:r>
          </w:p>
        </w:tc>
        <w:tc>
          <w:tcPr>
            <w:tcW w:w="1013" w:type="dxa"/>
          </w:tcPr>
          <w:p w14:paraId="26BABFB3">
            <w:pPr>
              <w:spacing w:before="156" w:beforeLines="50" w:line="300" w:lineRule="auto"/>
              <w:rPr>
                <w:color w:val="000000"/>
                <w:sz w:val="18"/>
                <w:szCs w:val="18"/>
              </w:rPr>
            </w:pPr>
            <w:r>
              <w:rPr>
                <w:rFonts w:hint="eastAsia"/>
                <w:color w:val="000000"/>
                <w:sz w:val="18"/>
                <w:szCs w:val="18"/>
              </w:rPr>
              <w:t>DT{14-14}/DTF(yyyyMMddHHmmss)</w:t>
            </w:r>
          </w:p>
        </w:tc>
        <w:tc>
          <w:tcPr>
            <w:tcW w:w="1190" w:type="dxa"/>
          </w:tcPr>
          <w:p w14:paraId="47919C73">
            <w:pPr>
              <w:spacing w:before="156" w:beforeLines="50" w:line="300" w:lineRule="auto"/>
              <w:rPr>
                <w:color w:val="000000"/>
                <w:sz w:val="18"/>
                <w:szCs w:val="18"/>
              </w:rPr>
            </w:pPr>
            <w:r>
              <w:rPr>
                <w:rFonts w:hint="eastAsia"/>
                <w:color w:val="000000"/>
                <w:sz w:val="18"/>
                <w:szCs w:val="18"/>
              </w:rPr>
              <w:t>N/A</w:t>
            </w:r>
          </w:p>
        </w:tc>
        <w:tc>
          <w:tcPr>
            <w:tcW w:w="1397" w:type="dxa"/>
          </w:tcPr>
          <w:p w14:paraId="4141CC89">
            <w:pPr>
              <w:spacing w:before="156" w:beforeLines="50" w:line="300" w:lineRule="auto"/>
              <w:rPr>
                <w:color w:val="000000"/>
                <w:sz w:val="18"/>
                <w:szCs w:val="18"/>
              </w:rPr>
            </w:pPr>
            <w:r>
              <w:rPr>
                <w:rFonts w:hint="eastAsia"/>
                <w:color w:val="000000"/>
                <w:sz w:val="18"/>
                <w:szCs w:val="18"/>
              </w:rPr>
              <w:t>20001003210141</w:t>
            </w:r>
          </w:p>
        </w:tc>
        <w:tc>
          <w:tcPr>
            <w:tcW w:w="1754" w:type="dxa"/>
          </w:tcPr>
          <w:p w14:paraId="514774EB">
            <w:pPr>
              <w:spacing w:before="156" w:beforeLines="50" w:line="300" w:lineRule="auto"/>
              <w:rPr>
                <w:color w:val="000000"/>
                <w:sz w:val="18"/>
                <w:szCs w:val="18"/>
              </w:rPr>
            </w:pPr>
          </w:p>
        </w:tc>
      </w:tr>
      <w:tr w14:paraId="628D3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A273950">
            <w:pPr>
              <w:rPr>
                <w:rFonts w:hint="default" w:eastAsia="宋体"/>
                <w:sz w:val="18"/>
                <w:szCs w:val="18"/>
                <w:lang w:val="en-US" w:eastAsia="zh-CN"/>
              </w:rPr>
            </w:pPr>
            <w:r>
              <w:rPr>
                <w:rFonts w:hint="eastAsia"/>
                <w:sz w:val="18"/>
                <w:szCs w:val="18"/>
                <w:lang w:val="en-US" w:eastAsia="zh-CN"/>
              </w:rPr>
              <w:t>&lt;PLACE&gt;</w:t>
            </w:r>
          </w:p>
        </w:tc>
        <w:tc>
          <w:tcPr>
            <w:tcW w:w="1620" w:type="dxa"/>
          </w:tcPr>
          <w:p w14:paraId="683B6D52">
            <w:pPr>
              <w:spacing w:before="156" w:beforeLines="50" w:line="300" w:lineRule="auto"/>
              <w:rPr>
                <w:rFonts w:hint="default" w:eastAsia="宋体"/>
                <w:sz w:val="18"/>
                <w:szCs w:val="18"/>
                <w:lang w:val="en-US" w:eastAsia="zh-CN"/>
              </w:rPr>
            </w:pPr>
            <w:r>
              <w:rPr>
                <w:rFonts w:hint="eastAsia"/>
                <w:sz w:val="18"/>
                <w:szCs w:val="18"/>
                <w:lang w:val="en-US" w:eastAsia="zh-CN"/>
              </w:rPr>
              <w:t>打卡地点</w:t>
            </w:r>
          </w:p>
        </w:tc>
        <w:tc>
          <w:tcPr>
            <w:tcW w:w="1013" w:type="dxa"/>
          </w:tcPr>
          <w:p w14:paraId="7BE71FA9">
            <w:pPr>
              <w:spacing w:before="156" w:beforeLines="50" w:line="300" w:lineRule="auto"/>
              <w:rPr>
                <w:rFonts w:hint="default" w:eastAsia="宋体"/>
                <w:color w:val="000000"/>
                <w:sz w:val="18"/>
                <w:szCs w:val="18"/>
                <w:lang w:val="en-US" w:eastAsia="zh-CN"/>
              </w:rPr>
            </w:pPr>
            <w:r>
              <w:rPr>
                <w:rFonts w:hint="eastAsia"/>
                <w:color w:val="000000"/>
                <w:sz w:val="18"/>
                <w:szCs w:val="18"/>
                <w:lang w:val="en-US" w:eastAsia="zh-CN"/>
              </w:rPr>
              <w:t>S{1~255}</w:t>
            </w:r>
          </w:p>
        </w:tc>
        <w:tc>
          <w:tcPr>
            <w:tcW w:w="1190" w:type="dxa"/>
          </w:tcPr>
          <w:p w14:paraId="00165DE0">
            <w:pPr>
              <w:spacing w:before="156" w:beforeLines="50" w:line="300" w:lineRule="auto"/>
              <w:rPr>
                <w:rFonts w:hint="eastAsia"/>
                <w:color w:val="000000"/>
                <w:sz w:val="18"/>
                <w:szCs w:val="18"/>
              </w:rPr>
            </w:pPr>
            <w:r>
              <w:rPr>
                <w:rFonts w:hint="eastAsia"/>
                <w:color w:val="000000"/>
                <w:sz w:val="18"/>
                <w:szCs w:val="18"/>
              </w:rPr>
              <w:t>N/A</w:t>
            </w:r>
          </w:p>
        </w:tc>
        <w:tc>
          <w:tcPr>
            <w:tcW w:w="1397" w:type="dxa"/>
          </w:tcPr>
          <w:p w14:paraId="1AB3A7A1">
            <w:pPr>
              <w:spacing w:before="156" w:beforeLines="50" w:line="300" w:lineRule="auto"/>
              <w:rPr>
                <w:rFonts w:hint="eastAsia" w:eastAsia="宋体"/>
                <w:color w:val="000000"/>
                <w:sz w:val="18"/>
                <w:szCs w:val="18"/>
                <w:lang w:val="en-US" w:eastAsia="zh-CN"/>
              </w:rPr>
            </w:pPr>
            <w:r>
              <w:rPr>
                <w:rFonts w:hint="eastAsia" w:eastAsia="宋体"/>
                <w:color w:val="000000"/>
                <w:sz w:val="18"/>
                <w:szCs w:val="18"/>
                <w:lang w:val="en-US" w:eastAsia="zh-CN"/>
              </w:rPr>
              <w:t>A4综合楼</w:t>
            </w:r>
          </w:p>
        </w:tc>
        <w:tc>
          <w:tcPr>
            <w:tcW w:w="1754" w:type="dxa"/>
          </w:tcPr>
          <w:p w14:paraId="556262FE">
            <w:pPr>
              <w:spacing w:before="156" w:beforeLines="50" w:line="300" w:lineRule="auto"/>
              <w:rPr>
                <w:color w:val="000000"/>
                <w:sz w:val="18"/>
                <w:szCs w:val="18"/>
              </w:rPr>
            </w:pPr>
          </w:p>
        </w:tc>
      </w:tr>
      <w:tr w14:paraId="7E32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B6986FC">
            <w:pPr>
              <w:rPr>
                <w:rFonts w:hint="default"/>
                <w:sz w:val="18"/>
                <w:szCs w:val="18"/>
                <w:lang w:val="en-US" w:eastAsia="zh-CN"/>
              </w:rPr>
            </w:pPr>
            <w:r>
              <w:rPr>
                <w:rFonts w:hint="eastAsia"/>
                <w:sz w:val="18"/>
                <w:szCs w:val="18"/>
                <w:lang w:val="en-US" w:eastAsia="zh-CN"/>
              </w:rPr>
              <w:t>&lt;COORDINATE&gt;</w:t>
            </w:r>
          </w:p>
        </w:tc>
        <w:tc>
          <w:tcPr>
            <w:tcW w:w="1620" w:type="dxa"/>
          </w:tcPr>
          <w:p w14:paraId="4E532576">
            <w:pPr>
              <w:spacing w:before="156" w:beforeLines="50" w:line="300" w:lineRule="auto"/>
              <w:rPr>
                <w:rFonts w:hint="default"/>
                <w:sz w:val="18"/>
                <w:szCs w:val="18"/>
                <w:lang w:val="en-US" w:eastAsia="zh-CN"/>
              </w:rPr>
            </w:pPr>
            <w:r>
              <w:rPr>
                <w:rFonts w:hint="eastAsia"/>
                <w:sz w:val="18"/>
                <w:szCs w:val="18"/>
                <w:lang w:val="en-US" w:eastAsia="zh-CN"/>
              </w:rPr>
              <w:t>打卡坐标</w:t>
            </w:r>
          </w:p>
        </w:tc>
        <w:tc>
          <w:tcPr>
            <w:tcW w:w="1013" w:type="dxa"/>
          </w:tcPr>
          <w:p w14:paraId="0BA3A7DB">
            <w:pPr>
              <w:spacing w:before="156" w:beforeLines="50" w:line="300" w:lineRule="auto"/>
              <w:rPr>
                <w:rFonts w:hint="default"/>
                <w:color w:val="000000"/>
                <w:sz w:val="18"/>
                <w:szCs w:val="18"/>
                <w:lang w:val="en-US" w:eastAsia="zh-CN"/>
              </w:rPr>
            </w:pPr>
            <w:r>
              <w:rPr>
                <w:rFonts w:hint="eastAsia"/>
                <w:color w:val="000000"/>
                <w:sz w:val="18"/>
                <w:szCs w:val="18"/>
                <w:lang w:val="en-US" w:eastAsia="zh-CN"/>
              </w:rPr>
              <w:t>S{1~255}</w:t>
            </w:r>
          </w:p>
        </w:tc>
        <w:tc>
          <w:tcPr>
            <w:tcW w:w="1190" w:type="dxa"/>
          </w:tcPr>
          <w:p w14:paraId="62D8FA65">
            <w:pPr>
              <w:spacing w:before="156" w:beforeLines="50" w:line="300" w:lineRule="auto"/>
              <w:rPr>
                <w:rFonts w:hint="default" w:eastAsia="宋体"/>
                <w:color w:val="000000"/>
                <w:sz w:val="18"/>
                <w:szCs w:val="18"/>
                <w:lang w:val="en-US" w:eastAsia="zh-CN"/>
              </w:rPr>
            </w:pPr>
            <w:r>
              <w:rPr>
                <w:rFonts w:hint="eastAsia"/>
                <w:color w:val="000000"/>
                <w:sz w:val="18"/>
                <w:szCs w:val="18"/>
                <w:lang w:val="en-US" w:eastAsia="zh-CN"/>
              </w:rPr>
              <w:t>N/A</w:t>
            </w:r>
          </w:p>
        </w:tc>
        <w:tc>
          <w:tcPr>
            <w:tcW w:w="1397" w:type="dxa"/>
          </w:tcPr>
          <w:p w14:paraId="10DE43C1">
            <w:pPr>
              <w:spacing w:before="156" w:beforeLines="50" w:line="300" w:lineRule="auto"/>
              <w:rPr>
                <w:rFonts w:hint="eastAsia" w:eastAsia="宋体"/>
                <w:color w:val="000000"/>
                <w:sz w:val="18"/>
                <w:szCs w:val="18"/>
                <w:lang w:val="en-US" w:eastAsia="zh-CN"/>
              </w:rPr>
            </w:pPr>
            <w:r>
              <w:rPr>
                <w:rFonts w:hint="eastAsia" w:eastAsia="宋体"/>
                <w:color w:val="000000"/>
                <w:sz w:val="18"/>
                <w:szCs w:val="18"/>
                <w:lang w:val="en-US" w:eastAsia="zh-CN"/>
              </w:rPr>
              <w:t>113.300356,23.369004</w:t>
            </w:r>
          </w:p>
        </w:tc>
        <w:tc>
          <w:tcPr>
            <w:tcW w:w="1754" w:type="dxa"/>
          </w:tcPr>
          <w:p w14:paraId="49215CE4">
            <w:pPr>
              <w:spacing w:before="156" w:beforeLines="50" w:line="300" w:lineRule="auto"/>
              <w:rPr>
                <w:color w:val="000000"/>
                <w:sz w:val="18"/>
                <w:szCs w:val="18"/>
              </w:rPr>
            </w:pPr>
          </w:p>
        </w:tc>
      </w:tr>
    </w:tbl>
    <w:p w14:paraId="48A2067B">
      <w:pPr>
        <w:pStyle w:val="8"/>
        <w:widowControl w:val="0"/>
        <w:spacing w:line="360" w:lineRule="auto"/>
        <w:jc w:val="both"/>
        <w:rPr>
          <w:rFonts w:ascii="宋体"/>
          <w:szCs w:val="30"/>
        </w:rPr>
      </w:pPr>
      <w:r>
        <w:rPr>
          <w:rFonts w:ascii="宋体" w:hAnsi="宋体"/>
          <w:szCs w:val="30"/>
        </w:rPr>
        <w:t>XML</w:t>
      </w:r>
      <w:r>
        <w:rPr>
          <w:rFonts w:hint="eastAsia" w:ascii="宋体" w:hAnsi="宋体"/>
          <w:szCs w:val="30"/>
        </w:rPr>
        <w:t>样例</w:t>
      </w:r>
    </w:p>
    <w:p w14:paraId="2AC9D5EF">
      <w:r>
        <w:t>&lt;?xml version="1.0" encoding="UTF-8"?&gt;</w:t>
      </w:r>
      <w:r>
        <w:br w:type="textWrapping"/>
      </w:r>
      <w:r>
        <w:t>&lt;MSG&gt;</w:t>
      </w:r>
      <w:r>
        <w:br w:type="textWrapping"/>
      </w:r>
      <w:r>
        <w:t>    &lt;META&gt;</w:t>
      </w:r>
      <w:r>
        <w:br w:type="textWrapping"/>
      </w:r>
      <w:r>
        <w:t>        &lt;SNDR&gt;SCMS&lt;/SNDR&gt;</w:t>
      </w:r>
      <w:r>
        <w:br w:type="textWrapping"/>
      </w:r>
      <w:r>
        <w:t>        &lt;RCVR&gt;&lt;/RCVR&gt;</w:t>
      </w:r>
      <w:r>
        <w:br w:type="textWrapping"/>
      </w:r>
      <w:r>
        <w:t>        &lt;SEQN&gt;1&lt;/SEQN&gt;</w:t>
      </w:r>
      <w:r>
        <w:br w:type="textWrapping"/>
      </w:r>
      <w:r>
        <w:t>        &lt;DDTM&gt;2010010223000&lt;/DDTM&gt;</w:t>
      </w:r>
      <w:r>
        <w:br w:type="textWrapping"/>
      </w:r>
      <w:r>
        <w:t>        &lt;TYPE&gt;PBME&lt;/TYPE&gt;</w:t>
      </w:r>
      <w:r>
        <w:br w:type="textWrapping"/>
      </w:r>
      <w:r>
        <w:t>        &lt;STYP&gt;DTUE&lt;/STYP&gt;</w:t>
      </w:r>
      <w:r>
        <w:br w:type="textWrapping"/>
      </w:r>
      <w:r>
        <w:t>    &lt;/META&gt;</w:t>
      </w:r>
      <w:r>
        <w:br w:type="textWrapping"/>
      </w:r>
      <w:r>
        <w:t>    &lt;DUTY&gt;</w:t>
      </w:r>
    </w:p>
    <w:p w14:paraId="3091C8F1">
      <w:pPr>
        <w:rPr>
          <w:rFonts w:hint="eastAsia"/>
        </w:rPr>
      </w:pPr>
      <w:r>
        <w:br w:type="textWrapping"/>
      </w:r>
      <w:r>
        <w:t>        &lt;ID&gt;101098&lt;/ID&gt;</w:t>
      </w:r>
      <w:r>
        <w:br w:type="textWrapping"/>
      </w:r>
      <w:r>
        <w:t>        </w:t>
      </w:r>
      <w:r>
        <w:rPr>
          <w:rFonts w:hint="eastAsia"/>
        </w:rPr>
        <w:t>&lt;CODE&gt;</w:t>
      </w:r>
      <w:r>
        <w:t>101098</w:t>
      </w:r>
      <w:r>
        <w:rPr>
          <w:rFonts w:hint="eastAsia"/>
        </w:rPr>
        <w:t>&lt;/CODE&gt;</w:t>
      </w:r>
    </w:p>
    <w:p w14:paraId="6D7FFD41">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w:t>
      </w:r>
      <w:r>
        <w:t>&lt;SCDATE&gt;20100102&lt;/SCDATE&gt;</w:t>
      </w:r>
      <w:r>
        <w:br w:type="textWrapping"/>
      </w:r>
      <w:r>
        <w:t>        &lt;NAME&gt;</w:t>
      </w:r>
      <w:r>
        <w:rPr>
          <w:rFonts w:hint="eastAsia"/>
        </w:rPr>
        <w:t>张三</w:t>
      </w:r>
      <w:r>
        <w:t>&lt;/NAME&gt;</w:t>
      </w:r>
    </w:p>
    <w:p w14:paraId="773EECED">
      <w:pPr>
        <w:ind w:firstLine="1920" w:firstLineChars="800"/>
        <w:rPr>
          <w:rFonts w:hint="eastAsia"/>
          <w:lang w:val="en-US" w:eastAsia="zh-CN"/>
        </w:rPr>
      </w:pPr>
      <w:r>
        <w:rPr>
          <w:rFonts w:hint="eastAsia"/>
          <w:lang w:val="en-US" w:eastAsia="zh-CN"/>
        </w:rPr>
        <w:t>&lt;DEPTID&gt;</w:t>
      </w:r>
      <w:r>
        <w:rPr>
          <w:rFonts w:hint="eastAsia"/>
        </w:rPr>
        <w:t>8a8a8b695fbe24d6015fbe75fe6c0294</w:t>
      </w:r>
      <w:r>
        <w:rPr>
          <w:rFonts w:hint="eastAsia"/>
          <w:lang w:val="en-US" w:eastAsia="zh-CN"/>
        </w:rPr>
        <w:t>&lt;/DEPTID&gt;</w:t>
      </w:r>
    </w:p>
    <w:p w14:paraId="212DBA66">
      <w:pPr>
        <w:ind w:firstLine="1920" w:firstLineChars="800"/>
      </w:pPr>
      <w:r>
        <w:rPr>
          <w:rFonts w:hint="eastAsia"/>
          <w:lang w:val="en-US" w:eastAsia="zh-CN"/>
        </w:rPr>
        <w:t>&lt;DEPTNAME&gt;</w:t>
      </w:r>
      <w:r>
        <w:rPr>
          <w:rFonts w:hint="eastAsia"/>
        </w:rPr>
        <w:t>股份公司/安检/监护一大队/三中队/9班</w:t>
      </w:r>
      <w:r>
        <w:rPr>
          <w:rFonts w:hint="eastAsia"/>
          <w:lang w:val="en-US" w:eastAsia="zh-CN"/>
        </w:rPr>
        <w:t>&lt;/DEPTNAME&gt;</w:t>
      </w:r>
      <w:r>
        <w:br w:type="textWrapping"/>
      </w:r>
      <w:r>
        <w:t>        &lt;FACTINTIME&gt;2010010223000&lt;/FACTINTIME&gt;</w:t>
      </w:r>
      <w:r>
        <w:br w:type="textWrapping"/>
      </w:r>
      <w:r>
        <w:t>        &lt;FACTOUTTIME&gt;2010010223000&lt;/FACTOUTTIME&gt;</w:t>
      </w:r>
    </w:p>
    <w:p w14:paraId="303D0147">
      <w:pPr>
        <w:ind w:firstLine="1920" w:firstLineChars="800"/>
        <w:rPr>
          <w:rFonts w:hint="eastAsia"/>
          <w:lang w:val="en-US" w:eastAsia="zh-CN"/>
        </w:rPr>
      </w:pPr>
      <w:r>
        <w:rPr>
          <w:rFonts w:hint="eastAsia"/>
          <w:lang w:val="en-US" w:eastAsia="zh-CN"/>
        </w:rPr>
        <w:t>&lt;PLACE&gt;打卡地点&lt;/PLACE&gt;</w:t>
      </w:r>
    </w:p>
    <w:p w14:paraId="37329AEA">
      <w:pPr>
        <w:ind w:firstLine="1920" w:firstLineChars="800"/>
      </w:pPr>
      <w:r>
        <w:rPr>
          <w:rFonts w:hint="eastAsia"/>
          <w:lang w:val="en-US" w:eastAsia="zh-CN"/>
        </w:rPr>
        <w:t>&lt;COORDINATE&gt;113.300356,23.369004&lt;/COORDINATE&gt;</w:t>
      </w:r>
      <w:r>
        <w:br w:type="textWrapping"/>
      </w:r>
      <w:r>
        <w:t>    &lt;/DUTY&gt;</w:t>
      </w:r>
      <w:r>
        <w:br w:type="textWrapping"/>
      </w:r>
      <w:r>
        <w:t xml:space="preserve">&lt;/MSG&gt; </w:t>
      </w:r>
    </w:p>
    <w:p w14:paraId="142F162F">
      <w:pPr>
        <w:pStyle w:val="7"/>
        <w:widowControl w:val="0"/>
        <w:spacing w:line="360" w:lineRule="auto"/>
        <w:jc w:val="both"/>
        <w:rPr>
          <w:rFonts w:ascii="宋体"/>
          <w:sz w:val="28"/>
          <w:szCs w:val="30"/>
        </w:rPr>
      </w:pPr>
      <w:r>
        <w:rPr>
          <w:rFonts w:hint="eastAsia" w:ascii="宋体" w:hAnsi="宋体"/>
          <w:sz w:val="28"/>
          <w:szCs w:val="30"/>
        </w:rPr>
        <w:t>员工实时上班信息请求消息（</w:t>
      </w:r>
      <w:r>
        <w:rPr>
          <w:rFonts w:ascii="宋体" w:hAnsi="宋体"/>
          <w:sz w:val="28"/>
          <w:szCs w:val="30"/>
        </w:rPr>
        <w:t>RQDT</w:t>
      </w:r>
      <w:r>
        <w:rPr>
          <w:rFonts w:hint="eastAsia" w:ascii="宋体" w:hAnsi="宋体"/>
          <w:sz w:val="28"/>
          <w:szCs w:val="30"/>
        </w:rPr>
        <w:t>）</w:t>
      </w:r>
    </w:p>
    <w:p w14:paraId="02C0F34B">
      <w:pPr>
        <w:pStyle w:val="8"/>
        <w:widowControl w:val="0"/>
        <w:spacing w:line="360" w:lineRule="auto"/>
        <w:jc w:val="both"/>
        <w:rPr>
          <w:rFonts w:ascii="宋体"/>
          <w:szCs w:val="30"/>
        </w:rPr>
      </w:pPr>
      <w:r>
        <w:rPr>
          <w:rFonts w:ascii="宋体" w:hAnsi="宋体"/>
          <w:szCs w:val="30"/>
        </w:rPr>
        <w:t>RQDT</w:t>
      </w:r>
      <w:r>
        <w:rPr>
          <w:rFonts w:hint="eastAsia" w:ascii="宋体" w:hAnsi="宋体"/>
          <w:szCs w:val="30"/>
        </w:rPr>
        <w:t>消息说明</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6392"/>
      </w:tblGrid>
      <w:tr w14:paraId="04071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35311501">
            <w:pPr>
              <w:spacing w:before="156" w:beforeLines="50" w:line="300" w:lineRule="auto"/>
              <w:rPr>
                <w:sz w:val="18"/>
                <w:szCs w:val="18"/>
              </w:rPr>
            </w:pPr>
            <w:r>
              <w:rPr>
                <w:rFonts w:hint="eastAsia"/>
                <w:sz w:val="18"/>
                <w:szCs w:val="18"/>
              </w:rPr>
              <w:t>消息类型</w:t>
            </w:r>
            <w:r>
              <w:rPr>
                <w:sz w:val="18"/>
                <w:szCs w:val="18"/>
              </w:rPr>
              <w:t>TYPE</w:t>
            </w:r>
          </w:p>
        </w:tc>
        <w:tc>
          <w:tcPr>
            <w:tcW w:w="6392" w:type="dxa"/>
          </w:tcPr>
          <w:p w14:paraId="0D18D724">
            <w:pPr>
              <w:spacing w:before="156" w:beforeLines="50" w:line="300" w:lineRule="auto"/>
              <w:rPr>
                <w:b/>
                <w:sz w:val="18"/>
                <w:szCs w:val="18"/>
              </w:rPr>
            </w:pPr>
            <w:r>
              <w:rPr>
                <w:b/>
                <w:sz w:val="18"/>
                <w:szCs w:val="18"/>
              </w:rPr>
              <w:t>RQDT</w:t>
            </w:r>
          </w:p>
        </w:tc>
      </w:tr>
      <w:tr w14:paraId="36356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4027AECB">
            <w:pPr>
              <w:spacing w:before="156" w:beforeLines="50" w:line="300" w:lineRule="auto"/>
              <w:rPr>
                <w:sz w:val="18"/>
                <w:szCs w:val="18"/>
              </w:rPr>
            </w:pPr>
            <w:r>
              <w:rPr>
                <w:rFonts w:hint="eastAsia"/>
                <w:sz w:val="18"/>
                <w:szCs w:val="18"/>
              </w:rPr>
              <w:t>应用场景及说明</w:t>
            </w:r>
          </w:p>
        </w:tc>
        <w:tc>
          <w:tcPr>
            <w:tcW w:w="6392" w:type="dxa"/>
          </w:tcPr>
          <w:p w14:paraId="600A52C0">
            <w:pPr>
              <w:widowControl w:val="0"/>
              <w:numPr>
                <w:ilvl w:val="0"/>
                <w:numId w:val="2"/>
              </w:numPr>
              <w:spacing w:before="156" w:beforeLines="50" w:line="300" w:lineRule="auto"/>
              <w:jc w:val="both"/>
              <w:rPr>
                <w:sz w:val="18"/>
                <w:szCs w:val="18"/>
              </w:rPr>
            </w:pPr>
            <w:r>
              <w:rPr>
                <w:rFonts w:hint="eastAsia"/>
                <w:sz w:val="18"/>
                <w:szCs w:val="18"/>
              </w:rPr>
              <w:t>其它接入系统向排班信息系统请求员工实时上班信息信息</w:t>
            </w:r>
          </w:p>
          <w:p w14:paraId="1220907A">
            <w:pPr>
              <w:widowControl w:val="0"/>
              <w:numPr>
                <w:ilvl w:val="0"/>
                <w:numId w:val="2"/>
              </w:numPr>
              <w:spacing w:before="156" w:beforeLines="50" w:line="300" w:lineRule="auto"/>
              <w:jc w:val="both"/>
              <w:rPr>
                <w:sz w:val="18"/>
                <w:szCs w:val="18"/>
              </w:rPr>
            </w:pPr>
            <w:r>
              <w:rPr>
                <w:rFonts w:hint="eastAsia"/>
                <w:sz w:val="18"/>
                <w:szCs w:val="18"/>
              </w:rPr>
              <w:t>消息大类型属于</w:t>
            </w:r>
            <w:r>
              <w:rPr>
                <w:sz w:val="18"/>
                <w:szCs w:val="18"/>
              </w:rPr>
              <w:t>REQE</w:t>
            </w:r>
            <w:r>
              <w:rPr>
                <w:rFonts w:hint="eastAsia"/>
                <w:sz w:val="18"/>
                <w:szCs w:val="18"/>
              </w:rPr>
              <w:t>，可以按照</w:t>
            </w:r>
            <w:r>
              <w:rPr>
                <w:sz w:val="18"/>
                <w:szCs w:val="18"/>
              </w:rPr>
              <w:t>REQE</w:t>
            </w:r>
            <w:r>
              <w:rPr>
                <w:rFonts w:hint="eastAsia"/>
                <w:sz w:val="18"/>
                <w:szCs w:val="18"/>
              </w:rPr>
              <w:t>来处理</w:t>
            </w:r>
          </w:p>
        </w:tc>
      </w:tr>
      <w:tr w14:paraId="6B88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07E0E0AA">
            <w:pPr>
              <w:spacing w:before="156" w:beforeLines="50" w:line="300" w:lineRule="auto"/>
              <w:rPr>
                <w:sz w:val="18"/>
                <w:szCs w:val="18"/>
              </w:rPr>
            </w:pPr>
            <w:r>
              <w:rPr>
                <w:rFonts w:hint="eastAsia"/>
                <w:sz w:val="18"/>
                <w:szCs w:val="18"/>
              </w:rPr>
              <w:t>优先级别</w:t>
            </w:r>
          </w:p>
        </w:tc>
        <w:tc>
          <w:tcPr>
            <w:tcW w:w="6392" w:type="dxa"/>
          </w:tcPr>
          <w:p w14:paraId="140846B5">
            <w:pPr>
              <w:spacing w:before="156" w:beforeLines="50" w:line="300" w:lineRule="auto"/>
              <w:rPr>
                <w:sz w:val="18"/>
                <w:szCs w:val="18"/>
              </w:rPr>
            </w:pPr>
            <w:r>
              <w:rPr>
                <w:sz w:val="18"/>
                <w:szCs w:val="18"/>
              </w:rPr>
              <w:t>4</w:t>
            </w:r>
          </w:p>
        </w:tc>
      </w:tr>
      <w:tr w14:paraId="38EC5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7586F5B7">
            <w:pPr>
              <w:spacing w:before="156" w:beforeLines="50" w:line="300" w:lineRule="auto"/>
              <w:rPr>
                <w:sz w:val="18"/>
                <w:szCs w:val="18"/>
              </w:rPr>
            </w:pPr>
            <w:r>
              <w:rPr>
                <w:rFonts w:hint="eastAsia"/>
                <w:sz w:val="18"/>
                <w:szCs w:val="18"/>
              </w:rPr>
              <w:t>发送源</w:t>
            </w:r>
          </w:p>
        </w:tc>
        <w:tc>
          <w:tcPr>
            <w:tcW w:w="6392" w:type="dxa"/>
          </w:tcPr>
          <w:p w14:paraId="53B37C01">
            <w:pPr>
              <w:spacing w:before="156" w:beforeLines="50" w:line="300" w:lineRule="auto"/>
              <w:rPr>
                <w:sz w:val="18"/>
                <w:szCs w:val="18"/>
              </w:rPr>
            </w:pPr>
          </w:p>
        </w:tc>
      </w:tr>
    </w:tbl>
    <w:p w14:paraId="117F1078">
      <w:pPr>
        <w:pStyle w:val="8"/>
        <w:widowControl w:val="0"/>
        <w:spacing w:line="360" w:lineRule="auto"/>
        <w:jc w:val="both"/>
        <w:rPr>
          <w:rFonts w:ascii="宋体"/>
          <w:szCs w:val="30"/>
        </w:rPr>
      </w:pPr>
      <w:r>
        <w:rPr>
          <w:rFonts w:ascii="宋体" w:hAnsi="宋体"/>
          <w:szCs w:val="30"/>
        </w:rPr>
        <w:t>RQDT</w:t>
      </w:r>
      <w:r>
        <w:rPr>
          <w:rFonts w:hint="eastAsia" w:ascii="宋体" w:hAnsi="宋体"/>
          <w:szCs w:val="30"/>
        </w:rPr>
        <w:t>消息标签</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620"/>
        <w:gridCol w:w="1620"/>
        <w:gridCol w:w="1260"/>
        <w:gridCol w:w="720"/>
        <w:gridCol w:w="1754"/>
      </w:tblGrid>
      <w:tr w14:paraId="04CF9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E0E0E0"/>
          </w:tcPr>
          <w:p w14:paraId="67F347C6">
            <w:pPr>
              <w:spacing w:before="156" w:beforeLines="50" w:line="300" w:lineRule="auto"/>
              <w:rPr>
                <w:sz w:val="18"/>
                <w:szCs w:val="18"/>
              </w:rPr>
            </w:pPr>
            <w:r>
              <w:rPr>
                <w:rFonts w:hint="eastAsia"/>
                <w:sz w:val="18"/>
                <w:szCs w:val="18"/>
              </w:rPr>
              <w:t>标签</w:t>
            </w:r>
            <w:r>
              <w:rPr>
                <w:sz w:val="18"/>
                <w:szCs w:val="18"/>
              </w:rPr>
              <w:t xml:space="preserve"> tag</w:t>
            </w:r>
          </w:p>
        </w:tc>
        <w:tc>
          <w:tcPr>
            <w:tcW w:w="1620" w:type="dxa"/>
            <w:shd w:val="clear" w:color="auto" w:fill="E0E0E0"/>
          </w:tcPr>
          <w:p w14:paraId="323AE574">
            <w:pPr>
              <w:spacing w:before="156" w:beforeLines="50" w:line="300" w:lineRule="auto"/>
              <w:rPr>
                <w:sz w:val="18"/>
                <w:szCs w:val="18"/>
              </w:rPr>
            </w:pPr>
            <w:r>
              <w:rPr>
                <w:rFonts w:hint="eastAsia"/>
                <w:sz w:val="18"/>
                <w:szCs w:val="18"/>
              </w:rPr>
              <w:t>说明（是否必须，</w:t>
            </w:r>
            <w:r>
              <w:rPr>
                <w:sz w:val="18"/>
                <w:szCs w:val="18"/>
              </w:rPr>
              <w:t>M</w:t>
            </w:r>
            <w:r>
              <w:rPr>
                <w:rFonts w:hint="eastAsia"/>
                <w:sz w:val="18"/>
                <w:szCs w:val="18"/>
              </w:rPr>
              <w:t>代表必须，</w:t>
            </w:r>
            <w:r>
              <w:rPr>
                <w:sz w:val="18"/>
                <w:szCs w:val="18"/>
              </w:rPr>
              <w:t>O</w:t>
            </w:r>
            <w:r>
              <w:rPr>
                <w:rFonts w:hint="eastAsia"/>
                <w:sz w:val="18"/>
                <w:szCs w:val="18"/>
              </w:rPr>
              <w:t>代表可选）</w:t>
            </w:r>
          </w:p>
        </w:tc>
        <w:tc>
          <w:tcPr>
            <w:tcW w:w="1620" w:type="dxa"/>
            <w:shd w:val="clear" w:color="auto" w:fill="E0E0E0"/>
          </w:tcPr>
          <w:p w14:paraId="77542CB1">
            <w:pPr>
              <w:spacing w:before="156" w:beforeLines="50" w:line="300" w:lineRule="auto"/>
              <w:rPr>
                <w:sz w:val="18"/>
                <w:szCs w:val="18"/>
              </w:rPr>
            </w:pPr>
            <w:r>
              <w:rPr>
                <w:rFonts w:hint="eastAsia"/>
                <w:sz w:val="18"/>
                <w:szCs w:val="18"/>
              </w:rPr>
              <w:t>值类型和宽度</w:t>
            </w:r>
          </w:p>
        </w:tc>
        <w:tc>
          <w:tcPr>
            <w:tcW w:w="1260" w:type="dxa"/>
            <w:shd w:val="clear" w:color="auto" w:fill="E0E0E0"/>
          </w:tcPr>
          <w:p w14:paraId="2649635C">
            <w:pPr>
              <w:spacing w:before="156" w:beforeLines="50" w:line="300" w:lineRule="auto"/>
              <w:rPr>
                <w:sz w:val="18"/>
                <w:szCs w:val="18"/>
              </w:rPr>
            </w:pPr>
            <w:r>
              <w:rPr>
                <w:rFonts w:hint="eastAsia"/>
                <w:sz w:val="18"/>
                <w:szCs w:val="18"/>
              </w:rPr>
              <w:t>取值范围</w:t>
            </w:r>
          </w:p>
        </w:tc>
        <w:tc>
          <w:tcPr>
            <w:tcW w:w="720" w:type="dxa"/>
            <w:shd w:val="clear" w:color="auto" w:fill="E0E0E0"/>
          </w:tcPr>
          <w:p w14:paraId="12C0F2D8">
            <w:pPr>
              <w:spacing w:before="156" w:beforeLines="50" w:line="300" w:lineRule="auto"/>
              <w:rPr>
                <w:sz w:val="18"/>
                <w:szCs w:val="18"/>
              </w:rPr>
            </w:pPr>
            <w:r>
              <w:rPr>
                <w:rFonts w:hint="eastAsia"/>
                <w:sz w:val="18"/>
                <w:szCs w:val="18"/>
              </w:rPr>
              <w:t>样例</w:t>
            </w:r>
          </w:p>
        </w:tc>
        <w:tc>
          <w:tcPr>
            <w:tcW w:w="1754" w:type="dxa"/>
            <w:shd w:val="clear" w:color="auto" w:fill="E0E0E0"/>
          </w:tcPr>
          <w:p w14:paraId="3D8DBE75">
            <w:pPr>
              <w:spacing w:before="156" w:beforeLines="50" w:line="300" w:lineRule="auto"/>
              <w:rPr>
                <w:sz w:val="18"/>
                <w:szCs w:val="18"/>
              </w:rPr>
            </w:pPr>
            <w:r>
              <w:rPr>
                <w:rFonts w:hint="eastAsia"/>
                <w:sz w:val="18"/>
                <w:szCs w:val="18"/>
              </w:rPr>
              <w:t>备注</w:t>
            </w:r>
          </w:p>
        </w:tc>
      </w:tr>
      <w:tr w14:paraId="3AC60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7B791AD2">
            <w:pPr>
              <w:spacing w:before="156" w:beforeLines="50" w:line="300" w:lineRule="auto"/>
              <w:rPr>
                <w:sz w:val="18"/>
                <w:szCs w:val="18"/>
              </w:rPr>
            </w:pPr>
            <w:r>
              <w:rPr>
                <w:rFonts w:hint="eastAsia"/>
                <w:sz w:val="18"/>
                <w:szCs w:val="18"/>
              </w:rPr>
              <w:t>消息头</w:t>
            </w:r>
          </w:p>
        </w:tc>
        <w:tc>
          <w:tcPr>
            <w:tcW w:w="1620" w:type="dxa"/>
            <w:shd w:val="clear" w:color="auto" w:fill="CCFFCC"/>
          </w:tcPr>
          <w:p w14:paraId="42054785">
            <w:pPr>
              <w:spacing w:before="156" w:beforeLines="50" w:line="300" w:lineRule="auto"/>
              <w:rPr>
                <w:sz w:val="18"/>
                <w:szCs w:val="18"/>
              </w:rPr>
            </w:pPr>
          </w:p>
        </w:tc>
        <w:tc>
          <w:tcPr>
            <w:tcW w:w="1620" w:type="dxa"/>
            <w:shd w:val="clear" w:color="auto" w:fill="CCFFCC"/>
          </w:tcPr>
          <w:p w14:paraId="4041CD48">
            <w:pPr>
              <w:spacing w:before="156" w:beforeLines="50" w:line="300" w:lineRule="auto"/>
              <w:rPr>
                <w:sz w:val="18"/>
                <w:szCs w:val="18"/>
              </w:rPr>
            </w:pPr>
          </w:p>
        </w:tc>
        <w:tc>
          <w:tcPr>
            <w:tcW w:w="1260" w:type="dxa"/>
            <w:shd w:val="clear" w:color="auto" w:fill="CCFFCC"/>
          </w:tcPr>
          <w:p w14:paraId="7B7F1315">
            <w:pPr>
              <w:spacing w:before="156" w:beforeLines="50" w:line="300" w:lineRule="auto"/>
              <w:rPr>
                <w:sz w:val="18"/>
                <w:szCs w:val="18"/>
              </w:rPr>
            </w:pPr>
          </w:p>
        </w:tc>
        <w:tc>
          <w:tcPr>
            <w:tcW w:w="720" w:type="dxa"/>
            <w:shd w:val="clear" w:color="auto" w:fill="CCFFCC"/>
          </w:tcPr>
          <w:p w14:paraId="3DDE9EB5">
            <w:pPr>
              <w:spacing w:before="156" w:beforeLines="50" w:line="300" w:lineRule="auto"/>
              <w:rPr>
                <w:sz w:val="18"/>
                <w:szCs w:val="18"/>
              </w:rPr>
            </w:pPr>
          </w:p>
        </w:tc>
        <w:tc>
          <w:tcPr>
            <w:tcW w:w="1754" w:type="dxa"/>
            <w:shd w:val="clear" w:color="auto" w:fill="CCFFCC"/>
          </w:tcPr>
          <w:p w14:paraId="1233C440">
            <w:pPr>
              <w:spacing w:before="156" w:beforeLines="50" w:line="300" w:lineRule="auto"/>
              <w:rPr>
                <w:sz w:val="18"/>
                <w:szCs w:val="18"/>
              </w:rPr>
            </w:pPr>
          </w:p>
        </w:tc>
      </w:tr>
      <w:tr w14:paraId="35D3B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0A0438B">
            <w:pPr>
              <w:spacing w:before="156" w:beforeLines="50" w:line="300" w:lineRule="auto"/>
              <w:rPr>
                <w:sz w:val="18"/>
                <w:szCs w:val="18"/>
              </w:rPr>
            </w:pPr>
            <w:r>
              <w:rPr>
                <w:sz w:val="18"/>
                <w:szCs w:val="18"/>
              </w:rPr>
              <w:t>&lt;MSG&gt;</w:t>
            </w:r>
          </w:p>
        </w:tc>
        <w:tc>
          <w:tcPr>
            <w:tcW w:w="1620" w:type="dxa"/>
          </w:tcPr>
          <w:p w14:paraId="515A65C2">
            <w:pPr>
              <w:spacing w:before="156" w:beforeLines="50" w:line="300" w:lineRule="auto"/>
              <w:rPr>
                <w:sz w:val="18"/>
                <w:szCs w:val="18"/>
              </w:rPr>
            </w:pPr>
            <w:r>
              <w:rPr>
                <w:rFonts w:hint="eastAsia"/>
                <w:sz w:val="18"/>
                <w:szCs w:val="18"/>
              </w:rPr>
              <w:t>根标签</w:t>
            </w:r>
            <w:r>
              <w:rPr>
                <w:sz w:val="18"/>
                <w:szCs w:val="18"/>
              </w:rPr>
              <w:t>M</w:t>
            </w:r>
          </w:p>
        </w:tc>
        <w:tc>
          <w:tcPr>
            <w:tcW w:w="1620" w:type="dxa"/>
          </w:tcPr>
          <w:p w14:paraId="77E22641">
            <w:pPr>
              <w:spacing w:before="156" w:beforeLines="50" w:line="300" w:lineRule="auto"/>
              <w:rPr>
                <w:sz w:val="18"/>
                <w:szCs w:val="18"/>
              </w:rPr>
            </w:pPr>
            <w:r>
              <w:rPr>
                <w:sz w:val="18"/>
                <w:szCs w:val="18"/>
              </w:rPr>
              <w:t>N/A</w:t>
            </w:r>
          </w:p>
        </w:tc>
        <w:tc>
          <w:tcPr>
            <w:tcW w:w="1260" w:type="dxa"/>
          </w:tcPr>
          <w:p w14:paraId="127FB11B">
            <w:pPr>
              <w:spacing w:before="156" w:beforeLines="50" w:line="300" w:lineRule="auto"/>
              <w:rPr>
                <w:sz w:val="18"/>
                <w:szCs w:val="18"/>
              </w:rPr>
            </w:pPr>
            <w:r>
              <w:rPr>
                <w:sz w:val="18"/>
                <w:szCs w:val="18"/>
              </w:rPr>
              <w:t>N/A</w:t>
            </w:r>
          </w:p>
        </w:tc>
        <w:tc>
          <w:tcPr>
            <w:tcW w:w="720" w:type="dxa"/>
          </w:tcPr>
          <w:p w14:paraId="55D6D308">
            <w:pPr>
              <w:spacing w:before="156" w:beforeLines="50" w:line="300" w:lineRule="auto"/>
              <w:rPr>
                <w:sz w:val="18"/>
                <w:szCs w:val="18"/>
              </w:rPr>
            </w:pPr>
            <w:r>
              <w:rPr>
                <w:sz w:val="18"/>
                <w:szCs w:val="18"/>
              </w:rPr>
              <w:t>N/A</w:t>
            </w:r>
          </w:p>
        </w:tc>
        <w:tc>
          <w:tcPr>
            <w:tcW w:w="1754" w:type="dxa"/>
          </w:tcPr>
          <w:p w14:paraId="76CFDBD0">
            <w:pPr>
              <w:spacing w:before="156" w:beforeLines="50" w:line="300" w:lineRule="auto"/>
              <w:rPr>
                <w:sz w:val="18"/>
                <w:szCs w:val="18"/>
              </w:rPr>
            </w:pPr>
            <w:r>
              <w:rPr>
                <w:sz w:val="18"/>
                <w:szCs w:val="18"/>
              </w:rPr>
              <w:t>N/A</w:t>
            </w:r>
          </w:p>
        </w:tc>
      </w:tr>
      <w:tr w14:paraId="69657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9028F21">
            <w:pPr>
              <w:spacing w:before="156" w:beforeLines="50" w:line="300" w:lineRule="auto"/>
              <w:rPr>
                <w:sz w:val="18"/>
                <w:szCs w:val="18"/>
              </w:rPr>
            </w:pPr>
            <w:r>
              <w:rPr>
                <w:sz w:val="18"/>
                <w:szCs w:val="18"/>
              </w:rPr>
              <w:t>&lt;META&gt;</w:t>
            </w:r>
          </w:p>
        </w:tc>
        <w:tc>
          <w:tcPr>
            <w:tcW w:w="1620" w:type="dxa"/>
          </w:tcPr>
          <w:p w14:paraId="0FDF315E">
            <w:pPr>
              <w:spacing w:before="156" w:beforeLines="50" w:line="300" w:lineRule="auto"/>
              <w:rPr>
                <w:sz w:val="18"/>
                <w:szCs w:val="18"/>
              </w:rPr>
            </w:pPr>
            <w:r>
              <w:rPr>
                <w:rFonts w:hint="eastAsia"/>
                <w:sz w:val="18"/>
                <w:szCs w:val="18"/>
              </w:rPr>
              <w:t>消息头标签</w:t>
            </w:r>
            <w:r>
              <w:rPr>
                <w:sz w:val="18"/>
                <w:szCs w:val="18"/>
              </w:rPr>
              <w:t>M</w:t>
            </w:r>
          </w:p>
        </w:tc>
        <w:tc>
          <w:tcPr>
            <w:tcW w:w="1620" w:type="dxa"/>
          </w:tcPr>
          <w:p w14:paraId="5EAF7900">
            <w:pPr>
              <w:spacing w:before="156" w:beforeLines="50" w:line="300" w:lineRule="auto"/>
              <w:rPr>
                <w:sz w:val="18"/>
                <w:szCs w:val="18"/>
              </w:rPr>
            </w:pPr>
            <w:r>
              <w:rPr>
                <w:sz w:val="18"/>
                <w:szCs w:val="18"/>
              </w:rPr>
              <w:t>N/A</w:t>
            </w:r>
          </w:p>
        </w:tc>
        <w:tc>
          <w:tcPr>
            <w:tcW w:w="1260" w:type="dxa"/>
          </w:tcPr>
          <w:p w14:paraId="7F36AFF0">
            <w:pPr>
              <w:spacing w:before="156" w:beforeLines="50" w:line="300" w:lineRule="auto"/>
              <w:rPr>
                <w:sz w:val="18"/>
                <w:szCs w:val="18"/>
              </w:rPr>
            </w:pPr>
            <w:r>
              <w:rPr>
                <w:sz w:val="18"/>
                <w:szCs w:val="18"/>
              </w:rPr>
              <w:t>N/A</w:t>
            </w:r>
          </w:p>
        </w:tc>
        <w:tc>
          <w:tcPr>
            <w:tcW w:w="720" w:type="dxa"/>
          </w:tcPr>
          <w:p w14:paraId="05AE5D71">
            <w:pPr>
              <w:spacing w:before="156" w:beforeLines="50" w:line="300" w:lineRule="auto"/>
              <w:rPr>
                <w:sz w:val="18"/>
                <w:szCs w:val="18"/>
              </w:rPr>
            </w:pPr>
            <w:r>
              <w:rPr>
                <w:sz w:val="18"/>
                <w:szCs w:val="18"/>
              </w:rPr>
              <w:t>N/A</w:t>
            </w:r>
          </w:p>
        </w:tc>
        <w:tc>
          <w:tcPr>
            <w:tcW w:w="1754" w:type="dxa"/>
          </w:tcPr>
          <w:p w14:paraId="6A40322B">
            <w:pPr>
              <w:spacing w:before="156" w:beforeLines="50" w:line="300" w:lineRule="auto"/>
              <w:rPr>
                <w:sz w:val="18"/>
                <w:szCs w:val="18"/>
              </w:rPr>
            </w:pPr>
            <w:r>
              <w:rPr>
                <w:sz w:val="18"/>
                <w:szCs w:val="18"/>
              </w:rPr>
              <w:t>N/A</w:t>
            </w:r>
          </w:p>
        </w:tc>
      </w:tr>
      <w:tr w14:paraId="65E07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2785BD5">
            <w:pPr>
              <w:spacing w:before="156" w:beforeLines="50" w:line="300" w:lineRule="auto"/>
              <w:rPr>
                <w:sz w:val="18"/>
                <w:szCs w:val="18"/>
              </w:rPr>
            </w:pPr>
            <w:r>
              <w:rPr>
                <w:sz w:val="18"/>
                <w:szCs w:val="18"/>
              </w:rPr>
              <w:t>&lt;SNDR&gt;</w:t>
            </w:r>
          </w:p>
        </w:tc>
        <w:tc>
          <w:tcPr>
            <w:tcW w:w="1620" w:type="dxa"/>
          </w:tcPr>
          <w:p w14:paraId="4AAEA304">
            <w:pPr>
              <w:spacing w:before="156" w:beforeLines="50" w:line="300" w:lineRule="auto"/>
              <w:rPr>
                <w:sz w:val="18"/>
                <w:szCs w:val="18"/>
              </w:rPr>
            </w:pPr>
            <w:r>
              <w:rPr>
                <w:rFonts w:hint="eastAsia"/>
                <w:sz w:val="18"/>
                <w:szCs w:val="18"/>
              </w:rPr>
              <w:t>消息发送者</w:t>
            </w:r>
            <w:r>
              <w:rPr>
                <w:sz w:val="18"/>
                <w:szCs w:val="18"/>
              </w:rPr>
              <w:t>M</w:t>
            </w:r>
          </w:p>
        </w:tc>
        <w:tc>
          <w:tcPr>
            <w:tcW w:w="1620" w:type="dxa"/>
          </w:tcPr>
          <w:p w14:paraId="76E9091A">
            <w:pPr>
              <w:spacing w:before="156" w:beforeLines="50" w:line="300" w:lineRule="auto"/>
              <w:rPr>
                <w:sz w:val="18"/>
                <w:szCs w:val="18"/>
              </w:rPr>
            </w:pPr>
            <w:r>
              <w:rPr>
                <w:sz w:val="18"/>
                <w:szCs w:val="18"/>
              </w:rPr>
              <w:t>S{1-4}</w:t>
            </w:r>
          </w:p>
        </w:tc>
        <w:tc>
          <w:tcPr>
            <w:tcW w:w="1260" w:type="dxa"/>
          </w:tcPr>
          <w:p w14:paraId="1A11913E">
            <w:pPr>
              <w:spacing w:before="156" w:beforeLines="50" w:line="300" w:lineRule="auto"/>
              <w:rPr>
                <w:sz w:val="18"/>
                <w:szCs w:val="18"/>
              </w:rPr>
            </w:pPr>
            <w:r>
              <w:rPr>
                <w:sz w:val="18"/>
                <w:szCs w:val="18"/>
              </w:rPr>
              <w:t>[0-9][a-z][A-Z]</w:t>
            </w:r>
          </w:p>
        </w:tc>
        <w:tc>
          <w:tcPr>
            <w:tcW w:w="720" w:type="dxa"/>
          </w:tcPr>
          <w:p w14:paraId="7711D0F8">
            <w:pPr>
              <w:spacing w:before="156" w:beforeLines="50" w:line="300" w:lineRule="auto"/>
              <w:rPr>
                <w:sz w:val="18"/>
                <w:szCs w:val="18"/>
              </w:rPr>
            </w:pPr>
            <w:r>
              <w:rPr>
                <w:sz w:val="18"/>
                <w:szCs w:val="18"/>
              </w:rPr>
              <w:t xml:space="preserve">OMMS </w:t>
            </w:r>
          </w:p>
        </w:tc>
        <w:tc>
          <w:tcPr>
            <w:tcW w:w="1754" w:type="dxa"/>
          </w:tcPr>
          <w:p w14:paraId="51CF2E4E">
            <w:pPr>
              <w:spacing w:before="156" w:beforeLines="50" w:line="300" w:lineRule="auto"/>
              <w:rPr>
                <w:sz w:val="18"/>
                <w:szCs w:val="18"/>
              </w:rPr>
            </w:pPr>
            <w:r>
              <w:rPr>
                <w:rFonts w:hint="eastAsia"/>
                <w:sz w:val="18"/>
                <w:szCs w:val="18"/>
              </w:rPr>
              <w:t>由集成方统一定义</w:t>
            </w:r>
          </w:p>
        </w:tc>
      </w:tr>
      <w:tr w14:paraId="1256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60DE2E8">
            <w:pPr>
              <w:spacing w:before="156" w:beforeLines="50" w:line="300" w:lineRule="auto"/>
              <w:rPr>
                <w:sz w:val="18"/>
                <w:szCs w:val="18"/>
              </w:rPr>
            </w:pPr>
            <w:r>
              <w:rPr>
                <w:sz w:val="18"/>
                <w:szCs w:val="18"/>
              </w:rPr>
              <w:t>&lt;RCVR&gt;</w:t>
            </w:r>
          </w:p>
        </w:tc>
        <w:tc>
          <w:tcPr>
            <w:tcW w:w="1620" w:type="dxa"/>
          </w:tcPr>
          <w:p w14:paraId="1D2788B4">
            <w:pPr>
              <w:spacing w:before="156" w:beforeLines="50" w:line="300" w:lineRule="auto"/>
              <w:rPr>
                <w:sz w:val="18"/>
                <w:szCs w:val="18"/>
              </w:rPr>
            </w:pPr>
            <w:r>
              <w:rPr>
                <w:rFonts w:hint="eastAsia"/>
                <w:sz w:val="18"/>
                <w:szCs w:val="18"/>
              </w:rPr>
              <w:t>消息接收者</w:t>
            </w:r>
            <w:r>
              <w:rPr>
                <w:sz w:val="18"/>
                <w:szCs w:val="18"/>
              </w:rPr>
              <w:t>M</w:t>
            </w:r>
          </w:p>
        </w:tc>
        <w:tc>
          <w:tcPr>
            <w:tcW w:w="1620" w:type="dxa"/>
          </w:tcPr>
          <w:p w14:paraId="56A3DF3C">
            <w:pPr>
              <w:spacing w:before="156" w:beforeLines="50" w:line="300" w:lineRule="auto"/>
              <w:rPr>
                <w:sz w:val="18"/>
                <w:szCs w:val="18"/>
              </w:rPr>
            </w:pPr>
            <w:r>
              <w:rPr>
                <w:sz w:val="18"/>
                <w:szCs w:val="18"/>
              </w:rPr>
              <w:t>S{1-4}</w:t>
            </w:r>
          </w:p>
        </w:tc>
        <w:tc>
          <w:tcPr>
            <w:tcW w:w="1260" w:type="dxa"/>
          </w:tcPr>
          <w:p w14:paraId="2B1D6D36">
            <w:pPr>
              <w:spacing w:before="156" w:beforeLines="50" w:line="300" w:lineRule="auto"/>
              <w:rPr>
                <w:sz w:val="18"/>
                <w:szCs w:val="18"/>
              </w:rPr>
            </w:pPr>
            <w:r>
              <w:rPr>
                <w:sz w:val="18"/>
                <w:szCs w:val="18"/>
              </w:rPr>
              <w:t>[0-9][a-z][A-Z] | EMPTY</w:t>
            </w:r>
          </w:p>
        </w:tc>
        <w:tc>
          <w:tcPr>
            <w:tcW w:w="720" w:type="dxa"/>
          </w:tcPr>
          <w:p w14:paraId="35C6961B">
            <w:pPr>
              <w:spacing w:before="156" w:beforeLines="50" w:line="300" w:lineRule="auto"/>
              <w:rPr>
                <w:sz w:val="18"/>
                <w:szCs w:val="18"/>
              </w:rPr>
            </w:pPr>
            <w:r>
              <w:rPr>
                <w:sz w:val="18"/>
                <w:szCs w:val="18"/>
              </w:rPr>
              <w:t>SCMS</w:t>
            </w:r>
          </w:p>
        </w:tc>
        <w:tc>
          <w:tcPr>
            <w:tcW w:w="1754" w:type="dxa"/>
          </w:tcPr>
          <w:p w14:paraId="2CB980FF">
            <w:pPr>
              <w:spacing w:before="156" w:beforeLines="50" w:line="300" w:lineRule="auto"/>
              <w:rPr>
                <w:sz w:val="18"/>
                <w:szCs w:val="18"/>
              </w:rPr>
            </w:pPr>
            <w:r>
              <w:rPr>
                <w:rFonts w:hint="eastAsia"/>
                <w:sz w:val="18"/>
                <w:szCs w:val="18"/>
              </w:rPr>
              <w:t>由集成方统一定义</w:t>
            </w:r>
          </w:p>
        </w:tc>
      </w:tr>
      <w:tr w14:paraId="3E29F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25099AA2">
            <w:pPr>
              <w:spacing w:before="156" w:beforeLines="50" w:line="300" w:lineRule="auto"/>
              <w:rPr>
                <w:sz w:val="18"/>
                <w:szCs w:val="18"/>
              </w:rPr>
            </w:pPr>
            <w:r>
              <w:rPr>
                <w:sz w:val="18"/>
                <w:szCs w:val="18"/>
              </w:rPr>
              <w:t>&lt;SEQN&gt;</w:t>
            </w:r>
          </w:p>
        </w:tc>
        <w:tc>
          <w:tcPr>
            <w:tcW w:w="1620" w:type="dxa"/>
          </w:tcPr>
          <w:p w14:paraId="668E645B">
            <w:pPr>
              <w:spacing w:before="156" w:beforeLines="50" w:line="300" w:lineRule="auto"/>
              <w:rPr>
                <w:sz w:val="18"/>
                <w:szCs w:val="18"/>
              </w:rPr>
            </w:pPr>
            <w:r>
              <w:rPr>
                <w:rFonts w:hint="eastAsia"/>
                <w:sz w:val="18"/>
                <w:szCs w:val="18"/>
              </w:rPr>
              <w:t>消息序号</w:t>
            </w:r>
            <w:r>
              <w:rPr>
                <w:sz w:val="18"/>
                <w:szCs w:val="18"/>
              </w:rPr>
              <w:t>M</w:t>
            </w:r>
          </w:p>
        </w:tc>
        <w:tc>
          <w:tcPr>
            <w:tcW w:w="1620" w:type="dxa"/>
          </w:tcPr>
          <w:p w14:paraId="62E80778">
            <w:pPr>
              <w:spacing w:before="156" w:beforeLines="50" w:line="300" w:lineRule="auto"/>
              <w:rPr>
                <w:sz w:val="18"/>
                <w:szCs w:val="18"/>
              </w:rPr>
            </w:pPr>
            <w:r>
              <w:rPr>
                <w:sz w:val="18"/>
                <w:szCs w:val="18"/>
              </w:rPr>
              <w:t>N{1-6}</w:t>
            </w:r>
          </w:p>
        </w:tc>
        <w:tc>
          <w:tcPr>
            <w:tcW w:w="1260" w:type="dxa"/>
          </w:tcPr>
          <w:p w14:paraId="54D8DDF5">
            <w:pPr>
              <w:spacing w:before="156" w:beforeLines="50" w:line="300" w:lineRule="auto"/>
              <w:rPr>
                <w:sz w:val="18"/>
                <w:szCs w:val="18"/>
              </w:rPr>
            </w:pPr>
            <w:r>
              <w:rPr>
                <w:sz w:val="18"/>
                <w:szCs w:val="18"/>
              </w:rPr>
              <w:t>1-999999</w:t>
            </w:r>
          </w:p>
        </w:tc>
        <w:tc>
          <w:tcPr>
            <w:tcW w:w="720" w:type="dxa"/>
          </w:tcPr>
          <w:p w14:paraId="4E852578">
            <w:pPr>
              <w:spacing w:before="156" w:beforeLines="50" w:line="300" w:lineRule="auto"/>
              <w:rPr>
                <w:sz w:val="18"/>
                <w:szCs w:val="18"/>
              </w:rPr>
            </w:pPr>
            <w:r>
              <w:rPr>
                <w:sz w:val="18"/>
                <w:szCs w:val="18"/>
              </w:rPr>
              <w:t>1111</w:t>
            </w:r>
          </w:p>
        </w:tc>
        <w:tc>
          <w:tcPr>
            <w:tcW w:w="1754" w:type="dxa"/>
          </w:tcPr>
          <w:p w14:paraId="383853E9">
            <w:pPr>
              <w:spacing w:before="156" w:beforeLines="50" w:line="300" w:lineRule="auto"/>
              <w:rPr>
                <w:sz w:val="18"/>
                <w:szCs w:val="18"/>
              </w:rPr>
            </w:pPr>
            <w:r>
              <w:rPr>
                <w:rFonts w:hint="eastAsia"/>
                <w:sz w:val="18"/>
                <w:szCs w:val="18"/>
              </w:rPr>
              <w:t>取整数，最小值为１，最大值为</w:t>
            </w:r>
            <w:r>
              <w:rPr>
                <w:sz w:val="18"/>
                <w:szCs w:val="18"/>
              </w:rPr>
              <w:t>999999,</w:t>
            </w:r>
            <w:r>
              <w:rPr>
                <w:rFonts w:hint="eastAsia"/>
                <w:sz w:val="18"/>
                <w:szCs w:val="18"/>
              </w:rPr>
              <w:t>达到最大值时循环使用。</w:t>
            </w:r>
          </w:p>
        </w:tc>
      </w:tr>
      <w:tr w14:paraId="7837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06297D3">
            <w:pPr>
              <w:spacing w:before="156" w:beforeLines="50" w:line="300" w:lineRule="auto"/>
              <w:rPr>
                <w:sz w:val="18"/>
                <w:szCs w:val="18"/>
              </w:rPr>
            </w:pPr>
            <w:r>
              <w:rPr>
                <w:sz w:val="18"/>
                <w:szCs w:val="18"/>
              </w:rPr>
              <w:t>&lt;DDTM&gt;</w:t>
            </w:r>
          </w:p>
        </w:tc>
        <w:tc>
          <w:tcPr>
            <w:tcW w:w="1620" w:type="dxa"/>
          </w:tcPr>
          <w:p w14:paraId="79A89818">
            <w:pPr>
              <w:spacing w:before="156" w:beforeLines="50" w:line="300" w:lineRule="auto"/>
              <w:rPr>
                <w:sz w:val="18"/>
                <w:szCs w:val="18"/>
              </w:rPr>
            </w:pPr>
            <w:r>
              <w:rPr>
                <w:rFonts w:hint="eastAsia"/>
                <w:sz w:val="18"/>
                <w:szCs w:val="18"/>
              </w:rPr>
              <w:t>发送时间</w:t>
            </w:r>
            <w:r>
              <w:rPr>
                <w:sz w:val="18"/>
                <w:szCs w:val="18"/>
              </w:rPr>
              <w:t>M</w:t>
            </w:r>
          </w:p>
        </w:tc>
        <w:tc>
          <w:tcPr>
            <w:tcW w:w="1620" w:type="dxa"/>
          </w:tcPr>
          <w:p w14:paraId="43F62A9B">
            <w:pPr>
              <w:spacing w:before="156" w:beforeLines="50" w:line="300" w:lineRule="auto"/>
              <w:rPr>
                <w:sz w:val="18"/>
                <w:szCs w:val="18"/>
              </w:rPr>
            </w:pPr>
            <w:r>
              <w:rPr>
                <w:sz w:val="18"/>
                <w:szCs w:val="18"/>
              </w:rPr>
              <w:t>DT{1-14}/DTF(yyyyMMddHHmmss)</w:t>
            </w:r>
          </w:p>
        </w:tc>
        <w:tc>
          <w:tcPr>
            <w:tcW w:w="1260" w:type="dxa"/>
          </w:tcPr>
          <w:p w14:paraId="54BE5C83">
            <w:pPr>
              <w:spacing w:before="156" w:beforeLines="50" w:line="300" w:lineRule="auto"/>
              <w:rPr>
                <w:sz w:val="18"/>
                <w:szCs w:val="18"/>
              </w:rPr>
            </w:pPr>
            <w:r>
              <w:rPr>
                <w:sz w:val="18"/>
                <w:szCs w:val="18"/>
              </w:rPr>
              <w:t>N/A</w:t>
            </w:r>
          </w:p>
        </w:tc>
        <w:tc>
          <w:tcPr>
            <w:tcW w:w="720" w:type="dxa"/>
          </w:tcPr>
          <w:p w14:paraId="54966778">
            <w:pPr>
              <w:spacing w:before="156" w:beforeLines="50" w:line="300" w:lineRule="auto"/>
              <w:rPr>
                <w:sz w:val="18"/>
                <w:szCs w:val="18"/>
              </w:rPr>
            </w:pPr>
            <w:r>
              <w:rPr>
                <w:sz w:val="18"/>
                <w:szCs w:val="18"/>
              </w:rPr>
              <w:t>20100103211034</w:t>
            </w:r>
          </w:p>
        </w:tc>
        <w:tc>
          <w:tcPr>
            <w:tcW w:w="1754" w:type="dxa"/>
          </w:tcPr>
          <w:p w14:paraId="497422FB">
            <w:pPr>
              <w:spacing w:before="156" w:beforeLines="50" w:line="300" w:lineRule="auto"/>
              <w:rPr>
                <w:sz w:val="18"/>
                <w:szCs w:val="18"/>
              </w:rPr>
            </w:pPr>
            <w:r>
              <w:rPr>
                <w:sz w:val="18"/>
                <w:szCs w:val="18"/>
              </w:rPr>
              <w:t>N/A</w:t>
            </w:r>
          </w:p>
        </w:tc>
      </w:tr>
      <w:tr w14:paraId="7EDB2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6ED11B07">
            <w:pPr>
              <w:spacing w:before="156" w:beforeLines="50" w:line="300" w:lineRule="auto"/>
              <w:rPr>
                <w:sz w:val="18"/>
                <w:szCs w:val="18"/>
              </w:rPr>
            </w:pPr>
            <w:r>
              <w:rPr>
                <w:sz w:val="18"/>
                <w:szCs w:val="18"/>
              </w:rPr>
              <w:t>&lt;TYPE&gt;</w:t>
            </w:r>
          </w:p>
        </w:tc>
        <w:tc>
          <w:tcPr>
            <w:tcW w:w="1620" w:type="dxa"/>
            <w:shd w:val="clear" w:color="auto" w:fill="FFFFFF"/>
          </w:tcPr>
          <w:p w14:paraId="2E457792">
            <w:pPr>
              <w:spacing w:before="156" w:beforeLines="50" w:line="300" w:lineRule="auto"/>
              <w:rPr>
                <w:sz w:val="18"/>
                <w:szCs w:val="18"/>
              </w:rPr>
            </w:pPr>
            <w:r>
              <w:rPr>
                <w:rFonts w:hint="eastAsia"/>
                <w:sz w:val="18"/>
                <w:szCs w:val="18"/>
              </w:rPr>
              <w:t>消息类别</w:t>
            </w:r>
            <w:r>
              <w:rPr>
                <w:sz w:val="18"/>
                <w:szCs w:val="18"/>
              </w:rPr>
              <w:t>M</w:t>
            </w:r>
          </w:p>
        </w:tc>
        <w:tc>
          <w:tcPr>
            <w:tcW w:w="1620" w:type="dxa"/>
            <w:shd w:val="clear" w:color="auto" w:fill="FFFFFF"/>
          </w:tcPr>
          <w:p w14:paraId="54E961BB">
            <w:pPr>
              <w:spacing w:before="156" w:beforeLines="50" w:line="300" w:lineRule="auto"/>
              <w:rPr>
                <w:sz w:val="18"/>
                <w:szCs w:val="18"/>
              </w:rPr>
            </w:pPr>
            <w:r>
              <w:rPr>
                <w:sz w:val="18"/>
                <w:szCs w:val="18"/>
              </w:rPr>
              <w:t>S{1-4}</w:t>
            </w:r>
          </w:p>
        </w:tc>
        <w:tc>
          <w:tcPr>
            <w:tcW w:w="1260" w:type="dxa"/>
            <w:shd w:val="clear" w:color="auto" w:fill="FFFFFF"/>
          </w:tcPr>
          <w:p w14:paraId="5FE6FF29">
            <w:pPr>
              <w:spacing w:before="156" w:beforeLines="50" w:line="300" w:lineRule="auto"/>
              <w:rPr>
                <w:sz w:val="18"/>
                <w:szCs w:val="18"/>
              </w:rPr>
            </w:pPr>
            <w:r>
              <w:rPr>
                <w:sz w:val="18"/>
                <w:szCs w:val="18"/>
              </w:rPr>
              <w:t>[0-9][a-z][A-Z]</w:t>
            </w:r>
          </w:p>
        </w:tc>
        <w:tc>
          <w:tcPr>
            <w:tcW w:w="720" w:type="dxa"/>
            <w:shd w:val="clear" w:color="auto" w:fill="FFFFFF"/>
          </w:tcPr>
          <w:p w14:paraId="22625447">
            <w:pPr>
              <w:spacing w:before="156" w:beforeLines="50" w:line="300" w:lineRule="auto"/>
              <w:rPr>
                <w:sz w:val="18"/>
                <w:szCs w:val="18"/>
              </w:rPr>
            </w:pPr>
            <w:r>
              <w:rPr>
                <w:sz w:val="18"/>
                <w:szCs w:val="18"/>
              </w:rPr>
              <w:t>REQE</w:t>
            </w:r>
          </w:p>
        </w:tc>
        <w:tc>
          <w:tcPr>
            <w:tcW w:w="1754" w:type="dxa"/>
            <w:shd w:val="clear" w:color="auto" w:fill="FFFFFF"/>
          </w:tcPr>
          <w:p w14:paraId="72C652F5">
            <w:pPr>
              <w:spacing w:before="156" w:beforeLines="50" w:line="300" w:lineRule="auto"/>
              <w:rPr>
                <w:sz w:val="18"/>
                <w:szCs w:val="18"/>
              </w:rPr>
            </w:pPr>
            <w:r>
              <w:rPr>
                <w:sz w:val="18"/>
                <w:szCs w:val="18"/>
              </w:rPr>
              <w:t>N/A</w:t>
            </w:r>
          </w:p>
        </w:tc>
      </w:tr>
      <w:tr w14:paraId="3E50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3AB0D50C">
            <w:pPr>
              <w:spacing w:before="156" w:beforeLines="50" w:line="300" w:lineRule="auto"/>
              <w:rPr>
                <w:sz w:val="18"/>
                <w:szCs w:val="18"/>
              </w:rPr>
            </w:pPr>
            <w:r>
              <w:rPr>
                <w:sz w:val="18"/>
                <w:szCs w:val="18"/>
              </w:rPr>
              <w:t>&lt;STYP&gt;</w:t>
            </w:r>
          </w:p>
        </w:tc>
        <w:tc>
          <w:tcPr>
            <w:tcW w:w="1620" w:type="dxa"/>
            <w:shd w:val="clear" w:color="auto" w:fill="FFFFFF"/>
          </w:tcPr>
          <w:p w14:paraId="7204D35E">
            <w:pPr>
              <w:spacing w:before="156" w:beforeLines="50" w:line="300" w:lineRule="auto"/>
              <w:rPr>
                <w:sz w:val="18"/>
                <w:szCs w:val="18"/>
              </w:rPr>
            </w:pPr>
            <w:r>
              <w:rPr>
                <w:rFonts w:hint="eastAsia"/>
                <w:sz w:val="18"/>
                <w:szCs w:val="18"/>
              </w:rPr>
              <w:t>消息类型</w:t>
            </w:r>
            <w:r>
              <w:rPr>
                <w:sz w:val="18"/>
                <w:szCs w:val="18"/>
              </w:rPr>
              <w:t>M</w:t>
            </w:r>
          </w:p>
        </w:tc>
        <w:tc>
          <w:tcPr>
            <w:tcW w:w="1620" w:type="dxa"/>
            <w:shd w:val="clear" w:color="auto" w:fill="FFFFFF"/>
          </w:tcPr>
          <w:p w14:paraId="3354A84F">
            <w:pPr>
              <w:spacing w:before="156" w:beforeLines="50" w:line="300" w:lineRule="auto"/>
              <w:rPr>
                <w:sz w:val="18"/>
                <w:szCs w:val="18"/>
              </w:rPr>
            </w:pPr>
            <w:r>
              <w:rPr>
                <w:sz w:val="18"/>
                <w:szCs w:val="18"/>
              </w:rPr>
              <w:t>S{1-4}</w:t>
            </w:r>
          </w:p>
        </w:tc>
        <w:tc>
          <w:tcPr>
            <w:tcW w:w="1260" w:type="dxa"/>
            <w:shd w:val="clear" w:color="auto" w:fill="FFFFFF"/>
          </w:tcPr>
          <w:p w14:paraId="2B05AAFD">
            <w:pPr>
              <w:spacing w:before="156" w:beforeLines="50" w:line="300" w:lineRule="auto"/>
              <w:rPr>
                <w:sz w:val="18"/>
                <w:szCs w:val="18"/>
              </w:rPr>
            </w:pPr>
            <w:r>
              <w:rPr>
                <w:sz w:val="18"/>
                <w:szCs w:val="18"/>
              </w:rPr>
              <w:t>[0-9][a-z][A-Z]</w:t>
            </w:r>
          </w:p>
        </w:tc>
        <w:tc>
          <w:tcPr>
            <w:tcW w:w="720" w:type="dxa"/>
            <w:shd w:val="clear" w:color="auto" w:fill="FFFFFF"/>
          </w:tcPr>
          <w:p w14:paraId="4CF41776">
            <w:pPr>
              <w:spacing w:before="156" w:beforeLines="50" w:line="300" w:lineRule="auto"/>
              <w:rPr>
                <w:sz w:val="18"/>
                <w:szCs w:val="18"/>
              </w:rPr>
            </w:pPr>
            <w:r>
              <w:rPr>
                <w:sz w:val="18"/>
                <w:szCs w:val="18"/>
              </w:rPr>
              <w:t>RQDT</w:t>
            </w:r>
          </w:p>
        </w:tc>
        <w:tc>
          <w:tcPr>
            <w:tcW w:w="1754" w:type="dxa"/>
            <w:shd w:val="clear" w:color="auto" w:fill="FFFFFF"/>
          </w:tcPr>
          <w:p w14:paraId="5EE42304">
            <w:pPr>
              <w:spacing w:before="156" w:beforeLines="50" w:line="300" w:lineRule="auto"/>
              <w:rPr>
                <w:sz w:val="18"/>
                <w:szCs w:val="18"/>
              </w:rPr>
            </w:pPr>
            <w:r>
              <w:rPr>
                <w:sz w:val="18"/>
                <w:szCs w:val="18"/>
              </w:rPr>
              <w:t>N/A</w:t>
            </w:r>
          </w:p>
        </w:tc>
      </w:tr>
      <w:tr w14:paraId="5AFC7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1B5E4A6C">
            <w:pPr>
              <w:spacing w:before="156" w:beforeLines="50" w:line="300" w:lineRule="auto"/>
              <w:rPr>
                <w:sz w:val="18"/>
                <w:szCs w:val="18"/>
              </w:rPr>
            </w:pPr>
          </w:p>
        </w:tc>
        <w:tc>
          <w:tcPr>
            <w:tcW w:w="1620" w:type="dxa"/>
            <w:shd w:val="clear" w:color="auto" w:fill="CCFFCC"/>
          </w:tcPr>
          <w:p w14:paraId="7E5D1485">
            <w:pPr>
              <w:spacing w:before="156" w:beforeLines="50" w:line="300" w:lineRule="auto"/>
              <w:rPr>
                <w:sz w:val="18"/>
                <w:szCs w:val="18"/>
              </w:rPr>
            </w:pPr>
          </w:p>
        </w:tc>
        <w:tc>
          <w:tcPr>
            <w:tcW w:w="1620" w:type="dxa"/>
            <w:shd w:val="clear" w:color="auto" w:fill="CCFFCC"/>
          </w:tcPr>
          <w:p w14:paraId="37C97256">
            <w:pPr>
              <w:spacing w:before="156" w:beforeLines="50" w:line="300" w:lineRule="auto"/>
              <w:rPr>
                <w:sz w:val="18"/>
                <w:szCs w:val="18"/>
              </w:rPr>
            </w:pPr>
          </w:p>
        </w:tc>
        <w:tc>
          <w:tcPr>
            <w:tcW w:w="1260" w:type="dxa"/>
            <w:shd w:val="clear" w:color="auto" w:fill="CCFFCC"/>
          </w:tcPr>
          <w:p w14:paraId="22915EE9">
            <w:pPr>
              <w:spacing w:before="156" w:beforeLines="50" w:line="300" w:lineRule="auto"/>
              <w:rPr>
                <w:sz w:val="18"/>
                <w:szCs w:val="18"/>
              </w:rPr>
            </w:pPr>
          </w:p>
        </w:tc>
        <w:tc>
          <w:tcPr>
            <w:tcW w:w="720" w:type="dxa"/>
            <w:shd w:val="clear" w:color="auto" w:fill="CCFFCC"/>
          </w:tcPr>
          <w:p w14:paraId="439B4572">
            <w:pPr>
              <w:spacing w:before="156" w:beforeLines="50" w:line="300" w:lineRule="auto"/>
              <w:rPr>
                <w:sz w:val="18"/>
                <w:szCs w:val="18"/>
              </w:rPr>
            </w:pPr>
          </w:p>
        </w:tc>
        <w:tc>
          <w:tcPr>
            <w:tcW w:w="1754" w:type="dxa"/>
            <w:shd w:val="clear" w:color="auto" w:fill="CCFFCC"/>
          </w:tcPr>
          <w:p w14:paraId="78EA7FDB">
            <w:pPr>
              <w:spacing w:before="156" w:beforeLines="50" w:line="300" w:lineRule="auto"/>
              <w:rPr>
                <w:sz w:val="18"/>
                <w:szCs w:val="18"/>
              </w:rPr>
            </w:pPr>
          </w:p>
        </w:tc>
      </w:tr>
      <w:tr w14:paraId="6EBA9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B10F236">
            <w:pPr>
              <w:spacing w:before="156" w:beforeLines="50" w:line="300" w:lineRule="auto"/>
              <w:rPr>
                <w:sz w:val="18"/>
                <w:szCs w:val="18"/>
              </w:rPr>
            </w:pPr>
            <w:r>
              <w:rPr>
                <w:sz w:val="18"/>
                <w:szCs w:val="18"/>
              </w:rPr>
              <w:t>&lt;RQST&gt;</w:t>
            </w:r>
          </w:p>
        </w:tc>
        <w:tc>
          <w:tcPr>
            <w:tcW w:w="1620" w:type="dxa"/>
          </w:tcPr>
          <w:p w14:paraId="2F7C0ADB">
            <w:pPr>
              <w:spacing w:before="156" w:beforeLines="50" w:line="300" w:lineRule="auto"/>
              <w:rPr>
                <w:sz w:val="18"/>
                <w:szCs w:val="18"/>
              </w:rPr>
            </w:pPr>
            <w:r>
              <w:rPr>
                <w:rFonts w:hint="eastAsia"/>
                <w:sz w:val="18"/>
                <w:szCs w:val="18"/>
              </w:rPr>
              <w:t>员工实时上班信息请求信息标签</w:t>
            </w:r>
            <w:r>
              <w:rPr>
                <w:sz w:val="18"/>
                <w:szCs w:val="18"/>
              </w:rPr>
              <w:t>M</w:t>
            </w:r>
          </w:p>
        </w:tc>
        <w:tc>
          <w:tcPr>
            <w:tcW w:w="1620" w:type="dxa"/>
          </w:tcPr>
          <w:p w14:paraId="43D9E45F">
            <w:pPr>
              <w:spacing w:before="156" w:beforeLines="50" w:line="300" w:lineRule="auto"/>
              <w:rPr>
                <w:sz w:val="18"/>
                <w:szCs w:val="18"/>
              </w:rPr>
            </w:pPr>
            <w:r>
              <w:rPr>
                <w:sz w:val="18"/>
                <w:szCs w:val="18"/>
              </w:rPr>
              <w:t>N/A</w:t>
            </w:r>
          </w:p>
        </w:tc>
        <w:tc>
          <w:tcPr>
            <w:tcW w:w="1260" w:type="dxa"/>
          </w:tcPr>
          <w:p w14:paraId="4B09DB7B">
            <w:pPr>
              <w:spacing w:before="156" w:beforeLines="50" w:line="300" w:lineRule="auto"/>
              <w:rPr>
                <w:sz w:val="18"/>
                <w:szCs w:val="18"/>
              </w:rPr>
            </w:pPr>
            <w:r>
              <w:rPr>
                <w:sz w:val="18"/>
                <w:szCs w:val="18"/>
              </w:rPr>
              <w:t>N/A</w:t>
            </w:r>
          </w:p>
        </w:tc>
        <w:tc>
          <w:tcPr>
            <w:tcW w:w="720" w:type="dxa"/>
          </w:tcPr>
          <w:p w14:paraId="7D6054C8">
            <w:pPr>
              <w:spacing w:before="156" w:beforeLines="50" w:line="300" w:lineRule="auto"/>
              <w:rPr>
                <w:sz w:val="18"/>
                <w:szCs w:val="18"/>
              </w:rPr>
            </w:pPr>
            <w:r>
              <w:rPr>
                <w:sz w:val="18"/>
                <w:szCs w:val="18"/>
              </w:rPr>
              <w:t>N/A</w:t>
            </w:r>
          </w:p>
        </w:tc>
        <w:tc>
          <w:tcPr>
            <w:tcW w:w="1754" w:type="dxa"/>
          </w:tcPr>
          <w:p w14:paraId="0F5AC06C">
            <w:pPr>
              <w:spacing w:before="156" w:beforeLines="50" w:line="300" w:lineRule="auto"/>
              <w:rPr>
                <w:sz w:val="18"/>
                <w:szCs w:val="18"/>
              </w:rPr>
            </w:pPr>
            <w:r>
              <w:rPr>
                <w:sz w:val="18"/>
                <w:szCs w:val="18"/>
              </w:rPr>
              <w:t>N/A</w:t>
            </w:r>
          </w:p>
        </w:tc>
      </w:tr>
      <w:tr w14:paraId="1820F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60893C3">
            <w:pPr>
              <w:spacing w:before="156" w:beforeLines="50" w:line="300" w:lineRule="auto"/>
              <w:rPr>
                <w:sz w:val="18"/>
                <w:szCs w:val="18"/>
              </w:rPr>
            </w:pPr>
            <w:r>
              <w:rPr>
                <w:sz w:val="18"/>
                <w:szCs w:val="18"/>
              </w:rPr>
              <w:t>&lt;SCDATE&gt;</w:t>
            </w:r>
          </w:p>
        </w:tc>
        <w:tc>
          <w:tcPr>
            <w:tcW w:w="1620" w:type="dxa"/>
          </w:tcPr>
          <w:p w14:paraId="10BE772C">
            <w:pPr>
              <w:spacing w:before="156" w:beforeLines="50" w:line="300" w:lineRule="auto"/>
              <w:rPr>
                <w:sz w:val="18"/>
                <w:szCs w:val="18"/>
              </w:rPr>
            </w:pPr>
            <w:r>
              <w:rPr>
                <w:rFonts w:hint="eastAsia"/>
                <w:sz w:val="18"/>
                <w:szCs w:val="18"/>
              </w:rPr>
              <w:t>上班日期如果</w:t>
            </w:r>
            <w:r>
              <w:rPr>
                <w:sz w:val="18"/>
                <w:szCs w:val="18"/>
              </w:rPr>
              <w:t>&lt;SCDT&gt;</w:t>
            </w:r>
            <w:r>
              <w:rPr>
                <w:rFonts w:hint="eastAsia"/>
                <w:sz w:val="18"/>
                <w:szCs w:val="18"/>
              </w:rPr>
              <w:t>存在</w:t>
            </w:r>
            <w:r>
              <w:rPr>
                <w:sz w:val="18"/>
                <w:szCs w:val="18"/>
              </w:rPr>
              <w:t>M</w:t>
            </w:r>
          </w:p>
        </w:tc>
        <w:tc>
          <w:tcPr>
            <w:tcW w:w="1620" w:type="dxa"/>
          </w:tcPr>
          <w:p w14:paraId="4FC65FB1">
            <w:pPr>
              <w:spacing w:before="156" w:beforeLines="50" w:line="300" w:lineRule="auto"/>
              <w:rPr>
                <w:sz w:val="18"/>
                <w:szCs w:val="18"/>
              </w:rPr>
            </w:pPr>
            <w:r>
              <w:rPr>
                <w:rFonts w:hint="eastAsia"/>
                <w:color w:val="000000"/>
                <w:sz w:val="18"/>
                <w:szCs w:val="18"/>
              </w:rPr>
              <w:t>DT{</w:t>
            </w:r>
            <w:r>
              <w:rPr>
                <w:color w:val="000000"/>
                <w:sz w:val="18"/>
                <w:szCs w:val="18"/>
              </w:rPr>
              <w:t>8</w:t>
            </w:r>
            <w:r>
              <w:rPr>
                <w:rFonts w:hint="eastAsia"/>
                <w:color w:val="000000"/>
                <w:sz w:val="18"/>
                <w:szCs w:val="18"/>
              </w:rPr>
              <w:t>-</w:t>
            </w:r>
            <w:r>
              <w:rPr>
                <w:color w:val="000000"/>
                <w:sz w:val="18"/>
                <w:szCs w:val="18"/>
              </w:rPr>
              <w:t>8</w:t>
            </w:r>
            <w:r>
              <w:rPr>
                <w:rFonts w:hint="eastAsia"/>
                <w:color w:val="000000"/>
                <w:sz w:val="18"/>
                <w:szCs w:val="18"/>
              </w:rPr>
              <w:t>}/DTF(yyyyMMdd)</w:t>
            </w:r>
          </w:p>
        </w:tc>
        <w:tc>
          <w:tcPr>
            <w:tcW w:w="1260" w:type="dxa"/>
          </w:tcPr>
          <w:p w14:paraId="4B1819B0">
            <w:pPr>
              <w:spacing w:before="156" w:beforeLines="50" w:line="300" w:lineRule="auto"/>
              <w:rPr>
                <w:sz w:val="18"/>
                <w:szCs w:val="18"/>
              </w:rPr>
            </w:pPr>
            <w:r>
              <w:rPr>
                <w:sz w:val="18"/>
                <w:szCs w:val="18"/>
              </w:rPr>
              <w:t>N/A</w:t>
            </w:r>
          </w:p>
        </w:tc>
        <w:tc>
          <w:tcPr>
            <w:tcW w:w="720" w:type="dxa"/>
          </w:tcPr>
          <w:p w14:paraId="60AD7909">
            <w:pPr>
              <w:spacing w:before="156" w:beforeLines="50" w:line="300" w:lineRule="auto"/>
              <w:rPr>
                <w:sz w:val="18"/>
                <w:szCs w:val="18"/>
              </w:rPr>
            </w:pPr>
            <w:r>
              <w:rPr>
                <w:rFonts w:hint="eastAsia"/>
                <w:color w:val="000000"/>
                <w:sz w:val="18"/>
                <w:szCs w:val="18"/>
              </w:rPr>
              <w:t>20001003</w:t>
            </w:r>
          </w:p>
        </w:tc>
        <w:tc>
          <w:tcPr>
            <w:tcW w:w="1754" w:type="dxa"/>
          </w:tcPr>
          <w:p w14:paraId="083E11B0">
            <w:pPr>
              <w:spacing w:before="156" w:beforeLines="50" w:line="300" w:lineRule="auto"/>
              <w:rPr>
                <w:sz w:val="18"/>
                <w:szCs w:val="18"/>
              </w:rPr>
            </w:pPr>
            <w:r>
              <w:rPr>
                <w:sz w:val="18"/>
                <w:szCs w:val="18"/>
              </w:rPr>
              <w:t>N/A</w:t>
            </w:r>
          </w:p>
        </w:tc>
      </w:tr>
      <w:tr w14:paraId="4BF9C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13A5C0D">
            <w:pPr>
              <w:spacing w:before="156" w:beforeLines="50" w:line="300" w:lineRule="auto"/>
              <w:rPr>
                <w:sz w:val="18"/>
                <w:szCs w:val="18"/>
              </w:rPr>
            </w:pPr>
            <w:r>
              <w:rPr>
                <w:sz w:val="18"/>
                <w:szCs w:val="18"/>
              </w:rPr>
              <w:t>&lt;</w:t>
            </w:r>
            <w:r>
              <w:rPr>
                <w:rFonts w:hint="eastAsia"/>
                <w:sz w:val="18"/>
                <w:szCs w:val="18"/>
              </w:rPr>
              <w:t>D</w:t>
            </w:r>
            <w:r>
              <w:rPr>
                <w:sz w:val="18"/>
                <w:szCs w:val="18"/>
              </w:rPr>
              <w:t>EPTID&gt;</w:t>
            </w:r>
          </w:p>
        </w:tc>
        <w:tc>
          <w:tcPr>
            <w:tcW w:w="1620" w:type="dxa"/>
          </w:tcPr>
          <w:p w14:paraId="4351ECB1">
            <w:pPr>
              <w:spacing w:before="156" w:beforeLines="50" w:line="300" w:lineRule="auto"/>
              <w:rPr>
                <w:sz w:val="18"/>
                <w:szCs w:val="18"/>
              </w:rPr>
            </w:pPr>
            <w:r>
              <w:rPr>
                <w:rFonts w:hint="eastAsia"/>
                <w:sz w:val="18"/>
                <w:szCs w:val="18"/>
              </w:rPr>
              <w:t>部门I</w:t>
            </w:r>
            <w:r>
              <w:rPr>
                <w:sz w:val="18"/>
                <w:szCs w:val="18"/>
              </w:rPr>
              <w:t>D</w:t>
            </w:r>
            <w:r>
              <w:rPr>
                <w:rFonts w:hint="eastAsia"/>
                <w:sz w:val="18"/>
                <w:szCs w:val="18"/>
              </w:rPr>
              <w:t>如果&lt;EMPL&gt;存在</w:t>
            </w:r>
            <w:r>
              <w:rPr>
                <w:sz w:val="18"/>
                <w:szCs w:val="18"/>
              </w:rPr>
              <w:t>M</w:t>
            </w:r>
          </w:p>
        </w:tc>
        <w:tc>
          <w:tcPr>
            <w:tcW w:w="1620" w:type="dxa"/>
          </w:tcPr>
          <w:p w14:paraId="1D79747B">
            <w:pPr>
              <w:spacing w:before="156" w:beforeLines="50" w:line="300" w:lineRule="auto"/>
              <w:rPr>
                <w:color w:val="000000"/>
                <w:sz w:val="18"/>
                <w:szCs w:val="18"/>
              </w:rPr>
            </w:pPr>
            <w:r>
              <w:rPr>
                <w:sz w:val="18"/>
                <w:szCs w:val="18"/>
              </w:rPr>
              <w:t>S{1-32}</w:t>
            </w:r>
          </w:p>
        </w:tc>
        <w:tc>
          <w:tcPr>
            <w:tcW w:w="1260" w:type="dxa"/>
          </w:tcPr>
          <w:p w14:paraId="0BF9998F">
            <w:pPr>
              <w:spacing w:before="156" w:beforeLines="50" w:line="300" w:lineRule="auto"/>
              <w:rPr>
                <w:sz w:val="18"/>
                <w:szCs w:val="18"/>
              </w:rPr>
            </w:pPr>
            <w:r>
              <w:rPr>
                <w:sz w:val="18"/>
                <w:szCs w:val="18"/>
              </w:rPr>
              <w:t>N/A</w:t>
            </w:r>
          </w:p>
        </w:tc>
        <w:tc>
          <w:tcPr>
            <w:tcW w:w="720" w:type="dxa"/>
          </w:tcPr>
          <w:p w14:paraId="388B8FBA">
            <w:pPr>
              <w:spacing w:before="156" w:beforeLines="50" w:line="300" w:lineRule="auto"/>
              <w:rPr>
                <w:color w:val="000000"/>
                <w:sz w:val="18"/>
                <w:szCs w:val="18"/>
              </w:rPr>
            </w:pPr>
            <w:r>
              <w:rPr>
                <w:sz w:val="18"/>
                <w:szCs w:val="18"/>
              </w:rPr>
              <w:t>10</w:t>
            </w:r>
          </w:p>
        </w:tc>
        <w:tc>
          <w:tcPr>
            <w:tcW w:w="1754" w:type="dxa"/>
          </w:tcPr>
          <w:p w14:paraId="3177FCF9">
            <w:pPr>
              <w:spacing w:before="156" w:beforeLines="50" w:line="300" w:lineRule="auto"/>
              <w:rPr>
                <w:sz w:val="18"/>
                <w:szCs w:val="18"/>
              </w:rPr>
            </w:pPr>
            <w:r>
              <w:rPr>
                <w:sz w:val="18"/>
                <w:szCs w:val="18"/>
              </w:rPr>
              <w:t>N/A</w:t>
            </w:r>
          </w:p>
        </w:tc>
      </w:tr>
    </w:tbl>
    <w:p w14:paraId="0AC5D3EB">
      <w:pPr>
        <w:pStyle w:val="8"/>
        <w:widowControl w:val="0"/>
        <w:spacing w:line="360" w:lineRule="auto"/>
        <w:jc w:val="both"/>
        <w:rPr>
          <w:rFonts w:ascii="宋体"/>
          <w:szCs w:val="30"/>
        </w:rPr>
      </w:pPr>
      <w:r>
        <w:rPr>
          <w:rFonts w:ascii="宋体" w:hAnsi="宋体"/>
          <w:szCs w:val="30"/>
        </w:rPr>
        <w:t>XML</w:t>
      </w:r>
      <w:r>
        <w:rPr>
          <w:rFonts w:hint="eastAsia" w:ascii="宋体" w:hAnsi="宋体"/>
          <w:szCs w:val="30"/>
        </w:rPr>
        <w:t>样例</w:t>
      </w:r>
    </w:p>
    <w:p w14:paraId="78337FC9">
      <w:pPr>
        <w:spacing w:after="240"/>
      </w:pPr>
      <w:r>
        <w:t>&lt;?xml version="1.0" encoding="UTF-8"?&gt;</w:t>
      </w:r>
      <w:r>
        <w:br w:type="textWrapping"/>
      </w:r>
      <w:r>
        <w:t>&lt;MSG&gt;</w:t>
      </w:r>
      <w:r>
        <w:br w:type="textWrapping"/>
      </w:r>
      <w:r>
        <w:t>    &lt;META&gt;</w:t>
      </w:r>
      <w:r>
        <w:br w:type="textWrapping"/>
      </w:r>
      <w:r>
        <w:t>        &lt;SNDR&gt;OMMS&lt;/SNDR&gt;</w:t>
      </w:r>
      <w:r>
        <w:br w:type="textWrapping"/>
      </w:r>
      <w:r>
        <w:t>        &lt;RCVR&gt;SCMS&lt;/RCVR&gt;</w:t>
      </w:r>
      <w:r>
        <w:br w:type="textWrapping"/>
      </w:r>
      <w:r>
        <w:t>        &lt;SEQN&gt;1&lt;/SEQN&gt;</w:t>
      </w:r>
      <w:r>
        <w:br w:type="textWrapping"/>
      </w:r>
      <w:r>
        <w:t>        &lt;DDTM&gt;2010010223000&lt;/DDTM&gt;</w:t>
      </w:r>
      <w:r>
        <w:br w:type="textWrapping"/>
      </w:r>
      <w:r>
        <w:t>        &lt;TYPE&gt;REQE&lt;/TYPE&gt;</w:t>
      </w:r>
      <w:r>
        <w:br w:type="textWrapping"/>
      </w:r>
      <w:r>
        <w:t>        &lt;STYP&gt;RQDT&lt;/STYP&gt;</w:t>
      </w:r>
      <w:r>
        <w:br w:type="textWrapping"/>
      </w:r>
      <w:r>
        <w:t>    &lt;/META&gt;</w:t>
      </w:r>
      <w:r>
        <w:br w:type="textWrapping"/>
      </w:r>
      <w:r>
        <w:t>    &lt;RQDT&gt;</w:t>
      </w:r>
      <w:r>
        <w:br w:type="textWrapping"/>
      </w:r>
      <w:r>
        <w:t>    </w:t>
      </w:r>
      <w:r>
        <w:tab/>
      </w:r>
      <w:r>
        <w:t>&lt;SCDATE&gt;20100102&lt;/SCDATE&gt;</w:t>
      </w:r>
      <w:r>
        <w:br w:type="textWrapping"/>
      </w:r>
      <w:r>
        <w:t>    </w:t>
      </w:r>
      <w:r>
        <w:tab/>
      </w:r>
      <w:r>
        <w:t>&lt;DEPTID&gt;101&lt;/DEPTID</w:t>
      </w:r>
      <w:r>
        <w:br w:type="textWrapping"/>
      </w:r>
      <w:r>
        <w:t>    &lt;/RQDT&gt;</w:t>
      </w:r>
      <w:r>
        <w:br w:type="textWrapping"/>
      </w:r>
      <w:r>
        <w:t xml:space="preserve">&lt;/MSG&gt; </w:t>
      </w:r>
    </w:p>
    <w:p w14:paraId="3B284BCE">
      <w:pPr>
        <w:pStyle w:val="7"/>
        <w:widowControl w:val="0"/>
        <w:spacing w:line="360" w:lineRule="auto"/>
        <w:jc w:val="both"/>
        <w:rPr>
          <w:rFonts w:ascii="宋体"/>
          <w:sz w:val="28"/>
          <w:szCs w:val="30"/>
        </w:rPr>
      </w:pPr>
      <w:r>
        <w:rPr>
          <w:rFonts w:hint="eastAsia" w:ascii="宋体" w:hAnsi="宋体"/>
          <w:sz w:val="28"/>
          <w:szCs w:val="30"/>
        </w:rPr>
        <w:t>员工实时上班信息整表同步事件（</w:t>
      </w:r>
      <w:r>
        <w:rPr>
          <w:rFonts w:ascii="宋体" w:hAnsi="宋体"/>
          <w:sz w:val="28"/>
          <w:szCs w:val="30"/>
        </w:rPr>
        <w:t>DTDL</w:t>
      </w:r>
      <w:r>
        <w:rPr>
          <w:rFonts w:hint="eastAsia" w:ascii="宋体" w:hAnsi="宋体"/>
          <w:sz w:val="28"/>
          <w:szCs w:val="30"/>
        </w:rPr>
        <w:t>）</w:t>
      </w:r>
    </w:p>
    <w:p w14:paraId="7CE7EEEB">
      <w:pPr>
        <w:pStyle w:val="8"/>
        <w:widowControl w:val="0"/>
        <w:spacing w:line="360" w:lineRule="auto"/>
        <w:jc w:val="both"/>
        <w:rPr>
          <w:rFonts w:ascii="宋体"/>
          <w:szCs w:val="30"/>
        </w:rPr>
      </w:pPr>
      <w:r>
        <w:rPr>
          <w:rFonts w:ascii="宋体" w:hAnsi="宋体"/>
          <w:szCs w:val="30"/>
        </w:rPr>
        <w:t>DTDL</w:t>
      </w:r>
      <w:r>
        <w:rPr>
          <w:rFonts w:hint="eastAsia" w:ascii="宋体" w:hAnsi="宋体"/>
          <w:szCs w:val="30"/>
        </w:rPr>
        <w:t>消息说明</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6392"/>
      </w:tblGrid>
      <w:tr w14:paraId="2E28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46171814">
            <w:pPr>
              <w:spacing w:before="156" w:beforeLines="50" w:line="300" w:lineRule="auto"/>
              <w:rPr>
                <w:sz w:val="18"/>
                <w:szCs w:val="18"/>
              </w:rPr>
            </w:pPr>
            <w:r>
              <w:rPr>
                <w:rFonts w:hint="eastAsia"/>
                <w:sz w:val="18"/>
                <w:szCs w:val="18"/>
              </w:rPr>
              <w:t>消息类型</w:t>
            </w:r>
            <w:r>
              <w:rPr>
                <w:sz w:val="18"/>
                <w:szCs w:val="18"/>
              </w:rPr>
              <w:t>TYPE</w:t>
            </w:r>
          </w:p>
        </w:tc>
        <w:tc>
          <w:tcPr>
            <w:tcW w:w="6392" w:type="dxa"/>
          </w:tcPr>
          <w:p w14:paraId="037AD595">
            <w:pPr>
              <w:spacing w:before="156" w:beforeLines="50" w:line="300" w:lineRule="auto"/>
              <w:rPr>
                <w:b/>
                <w:sz w:val="18"/>
                <w:szCs w:val="18"/>
              </w:rPr>
            </w:pPr>
            <w:r>
              <w:rPr>
                <w:b/>
                <w:sz w:val="18"/>
                <w:szCs w:val="18"/>
              </w:rPr>
              <w:t>DTDL</w:t>
            </w:r>
          </w:p>
        </w:tc>
      </w:tr>
      <w:tr w14:paraId="6703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3A907CEC">
            <w:pPr>
              <w:spacing w:before="156" w:beforeLines="50" w:line="300" w:lineRule="auto"/>
              <w:rPr>
                <w:sz w:val="18"/>
                <w:szCs w:val="18"/>
              </w:rPr>
            </w:pPr>
            <w:r>
              <w:rPr>
                <w:rFonts w:hint="eastAsia"/>
                <w:sz w:val="18"/>
                <w:szCs w:val="18"/>
              </w:rPr>
              <w:t>应用场景及说明</w:t>
            </w:r>
          </w:p>
        </w:tc>
        <w:tc>
          <w:tcPr>
            <w:tcW w:w="6392" w:type="dxa"/>
          </w:tcPr>
          <w:p w14:paraId="1AD3D0DC">
            <w:pPr>
              <w:widowControl w:val="0"/>
              <w:numPr>
                <w:ilvl w:val="0"/>
                <w:numId w:val="2"/>
              </w:numPr>
              <w:spacing w:before="156" w:beforeLines="50" w:line="300" w:lineRule="auto"/>
              <w:jc w:val="both"/>
              <w:rPr>
                <w:sz w:val="18"/>
                <w:szCs w:val="18"/>
              </w:rPr>
            </w:pPr>
            <w:r>
              <w:rPr>
                <w:rFonts w:hint="eastAsia"/>
                <w:sz w:val="18"/>
                <w:szCs w:val="18"/>
              </w:rPr>
              <w:t>排班信息系统向其它接入系统传送员工实时上班信息信息，包括当日所有员工上下班信息及未下班的员工信息</w:t>
            </w:r>
          </w:p>
          <w:p w14:paraId="5A9A83FE">
            <w:pPr>
              <w:widowControl w:val="0"/>
              <w:numPr>
                <w:ilvl w:val="0"/>
                <w:numId w:val="2"/>
              </w:numPr>
              <w:spacing w:before="156" w:beforeLines="50" w:line="300" w:lineRule="auto"/>
              <w:jc w:val="both"/>
              <w:rPr>
                <w:sz w:val="18"/>
                <w:szCs w:val="18"/>
              </w:rPr>
            </w:pPr>
            <w:r>
              <w:rPr>
                <w:rFonts w:hint="eastAsia"/>
                <w:sz w:val="18"/>
                <w:szCs w:val="18"/>
              </w:rPr>
              <w:t>消息大类型属于</w:t>
            </w:r>
            <w:r>
              <w:rPr>
                <w:sz w:val="18"/>
                <w:szCs w:val="18"/>
              </w:rPr>
              <w:t>PBME</w:t>
            </w:r>
            <w:r>
              <w:rPr>
                <w:rFonts w:hint="eastAsia"/>
                <w:sz w:val="18"/>
                <w:szCs w:val="18"/>
              </w:rPr>
              <w:t>，可以按照</w:t>
            </w:r>
            <w:r>
              <w:rPr>
                <w:sz w:val="18"/>
                <w:szCs w:val="18"/>
              </w:rPr>
              <w:t>PBME</w:t>
            </w:r>
            <w:r>
              <w:rPr>
                <w:rFonts w:hint="eastAsia"/>
                <w:sz w:val="18"/>
                <w:szCs w:val="18"/>
              </w:rPr>
              <w:t>来处理</w:t>
            </w:r>
          </w:p>
        </w:tc>
      </w:tr>
      <w:tr w14:paraId="1D98A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10C78260">
            <w:pPr>
              <w:spacing w:before="156" w:beforeLines="50" w:line="300" w:lineRule="auto"/>
              <w:rPr>
                <w:sz w:val="18"/>
                <w:szCs w:val="18"/>
              </w:rPr>
            </w:pPr>
            <w:r>
              <w:rPr>
                <w:rFonts w:hint="eastAsia"/>
                <w:sz w:val="18"/>
                <w:szCs w:val="18"/>
              </w:rPr>
              <w:t>优先级别</w:t>
            </w:r>
          </w:p>
        </w:tc>
        <w:tc>
          <w:tcPr>
            <w:tcW w:w="6392" w:type="dxa"/>
          </w:tcPr>
          <w:p w14:paraId="073E5A5E">
            <w:pPr>
              <w:spacing w:before="156" w:beforeLines="50" w:line="300" w:lineRule="auto"/>
              <w:rPr>
                <w:sz w:val="18"/>
                <w:szCs w:val="18"/>
              </w:rPr>
            </w:pPr>
            <w:r>
              <w:rPr>
                <w:sz w:val="18"/>
                <w:szCs w:val="18"/>
              </w:rPr>
              <w:t>4</w:t>
            </w:r>
          </w:p>
        </w:tc>
      </w:tr>
      <w:tr w14:paraId="28FE0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7DF28DBF">
            <w:pPr>
              <w:spacing w:before="156" w:beforeLines="50" w:line="300" w:lineRule="auto"/>
              <w:rPr>
                <w:sz w:val="18"/>
                <w:szCs w:val="18"/>
              </w:rPr>
            </w:pPr>
            <w:r>
              <w:rPr>
                <w:rFonts w:hint="eastAsia"/>
                <w:sz w:val="18"/>
                <w:szCs w:val="18"/>
              </w:rPr>
              <w:t>发送源</w:t>
            </w:r>
          </w:p>
        </w:tc>
        <w:tc>
          <w:tcPr>
            <w:tcW w:w="6392" w:type="dxa"/>
          </w:tcPr>
          <w:p w14:paraId="0943FE18">
            <w:pPr>
              <w:spacing w:before="156" w:beforeLines="50" w:line="300" w:lineRule="auto"/>
              <w:rPr>
                <w:sz w:val="18"/>
                <w:szCs w:val="18"/>
              </w:rPr>
            </w:pPr>
          </w:p>
        </w:tc>
      </w:tr>
    </w:tbl>
    <w:p w14:paraId="736D1587">
      <w:pPr>
        <w:pStyle w:val="8"/>
        <w:widowControl w:val="0"/>
        <w:spacing w:line="360" w:lineRule="auto"/>
        <w:jc w:val="both"/>
        <w:rPr>
          <w:rFonts w:ascii="宋体"/>
          <w:szCs w:val="30"/>
        </w:rPr>
      </w:pPr>
      <w:r>
        <w:rPr>
          <w:rFonts w:ascii="宋体" w:hAnsi="宋体"/>
          <w:szCs w:val="30"/>
        </w:rPr>
        <w:t>DTDL</w:t>
      </w:r>
      <w:r>
        <w:rPr>
          <w:rFonts w:hint="eastAsia" w:ascii="宋体" w:hAnsi="宋体"/>
          <w:szCs w:val="30"/>
        </w:rPr>
        <w:t>消息标签</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620"/>
        <w:gridCol w:w="1620"/>
        <w:gridCol w:w="1260"/>
        <w:gridCol w:w="720"/>
        <w:gridCol w:w="1754"/>
      </w:tblGrid>
      <w:tr w14:paraId="7F32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E0E0E0"/>
          </w:tcPr>
          <w:p w14:paraId="553873DC">
            <w:pPr>
              <w:spacing w:before="156" w:beforeLines="50" w:line="300" w:lineRule="auto"/>
              <w:rPr>
                <w:sz w:val="18"/>
                <w:szCs w:val="18"/>
              </w:rPr>
            </w:pPr>
            <w:r>
              <w:rPr>
                <w:rFonts w:hint="eastAsia"/>
                <w:sz w:val="18"/>
                <w:szCs w:val="18"/>
              </w:rPr>
              <w:t>标签</w:t>
            </w:r>
            <w:r>
              <w:rPr>
                <w:sz w:val="18"/>
                <w:szCs w:val="18"/>
              </w:rPr>
              <w:t xml:space="preserve"> tag</w:t>
            </w:r>
          </w:p>
        </w:tc>
        <w:tc>
          <w:tcPr>
            <w:tcW w:w="1620" w:type="dxa"/>
            <w:shd w:val="clear" w:color="auto" w:fill="E0E0E0"/>
          </w:tcPr>
          <w:p w14:paraId="7C1B2E22">
            <w:pPr>
              <w:spacing w:before="156" w:beforeLines="50" w:line="300" w:lineRule="auto"/>
              <w:rPr>
                <w:sz w:val="18"/>
                <w:szCs w:val="18"/>
              </w:rPr>
            </w:pPr>
            <w:r>
              <w:rPr>
                <w:rFonts w:hint="eastAsia"/>
                <w:sz w:val="18"/>
                <w:szCs w:val="18"/>
              </w:rPr>
              <w:t>说明（是否必须，</w:t>
            </w:r>
            <w:r>
              <w:rPr>
                <w:sz w:val="18"/>
                <w:szCs w:val="18"/>
              </w:rPr>
              <w:t>M</w:t>
            </w:r>
            <w:r>
              <w:rPr>
                <w:rFonts w:hint="eastAsia"/>
                <w:sz w:val="18"/>
                <w:szCs w:val="18"/>
              </w:rPr>
              <w:t>代表必须，</w:t>
            </w:r>
            <w:r>
              <w:rPr>
                <w:sz w:val="18"/>
                <w:szCs w:val="18"/>
              </w:rPr>
              <w:t>O</w:t>
            </w:r>
            <w:r>
              <w:rPr>
                <w:rFonts w:hint="eastAsia"/>
                <w:sz w:val="18"/>
                <w:szCs w:val="18"/>
              </w:rPr>
              <w:t>代表可选）</w:t>
            </w:r>
          </w:p>
        </w:tc>
        <w:tc>
          <w:tcPr>
            <w:tcW w:w="1620" w:type="dxa"/>
            <w:shd w:val="clear" w:color="auto" w:fill="E0E0E0"/>
          </w:tcPr>
          <w:p w14:paraId="3C53BB11">
            <w:pPr>
              <w:spacing w:before="156" w:beforeLines="50" w:line="300" w:lineRule="auto"/>
              <w:rPr>
                <w:sz w:val="18"/>
                <w:szCs w:val="18"/>
              </w:rPr>
            </w:pPr>
            <w:r>
              <w:rPr>
                <w:rFonts w:hint="eastAsia"/>
                <w:sz w:val="18"/>
                <w:szCs w:val="18"/>
              </w:rPr>
              <w:t>值类型和宽度</w:t>
            </w:r>
          </w:p>
        </w:tc>
        <w:tc>
          <w:tcPr>
            <w:tcW w:w="1260" w:type="dxa"/>
            <w:shd w:val="clear" w:color="auto" w:fill="E0E0E0"/>
          </w:tcPr>
          <w:p w14:paraId="23A56BE5">
            <w:pPr>
              <w:spacing w:before="156" w:beforeLines="50" w:line="300" w:lineRule="auto"/>
              <w:rPr>
                <w:sz w:val="18"/>
                <w:szCs w:val="18"/>
              </w:rPr>
            </w:pPr>
            <w:r>
              <w:rPr>
                <w:rFonts w:hint="eastAsia"/>
                <w:sz w:val="18"/>
                <w:szCs w:val="18"/>
              </w:rPr>
              <w:t>取值范围</w:t>
            </w:r>
          </w:p>
        </w:tc>
        <w:tc>
          <w:tcPr>
            <w:tcW w:w="720" w:type="dxa"/>
            <w:shd w:val="clear" w:color="auto" w:fill="E0E0E0"/>
          </w:tcPr>
          <w:p w14:paraId="0389CB6A">
            <w:pPr>
              <w:spacing w:before="156" w:beforeLines="50" w:line="300" w:lineRule="auto"/>
              <w:rPr>
                <w:sz w:val="18"/>
                <w:szCs w:val="18"/>
              </w:rPr>
            </w:pPr>
            <w:r>
              <w:rPr>
                <w:rFonts w:hint="eastAsia"/>
                <w:sz w:val="18"/>
                <w:szCs w:val="18"/>
              </w:rPr>
              <w:t>样例</w:t>
            </w:r>
          </w:p>
        </w:tc>
        <w:tc>
          <w:tcPr>
            <w:tcW w:w="1754" w:type="dxa"/>
            <w:shd w:val="clear" w:color="auto" w:fill="E0E0E0"/>
          </w:tcPr>
          <w:p w14:paraId="39438B67">
            <w:pPr>
              <w:spacing w:before="156" w:beforeLines="50" w:line="300" w:lineRule="auto"/>
              <w:rPr>
                <w:sz w:val="18"/>
                <w:szCs w:val="18"/>
              </w:rPr>
            </w:pPr>
            <w:r>
              <w:rPr>
                <w:rFonts w:hint="eastAsia"/>
                <w:sz w:val="18"/>
                <w:szCs w:val="18"/>
              </w:rPr>
              <w:t>备注</w:t>
            </w:r>
          </w:p>
        </w:tc>
      </w:tr>
      <w:tr w14:paraId="49EA2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6E1B5BE6">
            <w:pPr>
              <w:spacing w:before="156" w:beforeLines="50" w:line="300" w:lineRule="auto"/>
              <w:rPr>
                <w:sz w:val="18"/>
                <w:szCs w:val="18"/>
              </w:rPr>
            </w:pPr>
            <w:r>
              <w:rPr>
                <w:rFonts w:hint="eastAsia"/>
                <w:sz w:val="18"/>
                <w:szCs w:val="18"/>
              </w:rPr>
              <w:t>消息头</w:t>
            </w:r>
          </w:p>
        </w:tc>
        <w:tc>
          <w:tcPr>
            <w:tcW w:w="1620" w:type="dxa"/>
            <w:shd w:val="clear" w:color="auto" w:fill="CCFFCC"/>
          </w:tcPr>
          <w:p w14:paraId="3F106837">
            <w:pPr>
              <w:spacing w:before="156" w:beforeLines="50" w:line="300" w:lineRule="auto"/>
              <w:rPr>
                <w:sz w:val="18"/>
                <w:szCs w:val="18"/>
              </w:rPr>
            </w:pPr>
          </w:p>
        </w:tc>
        <w:tc>
          <w:tcPr>
            <w:tcW w:w="1620" w:type="dxa"/>
            <w:shd w:val="clear" w:color="auto" w:fill="CCFFCC"/>
          </w:tcPr>
          <w:p w14:paraId="4188C7F5">
            <w:pPr>
              <w:spacing w:before="156" w:beforeLines="50" w:line="300" w:lineRule="auto"/>
              <w:rPr>
                <w:sz w:val="18"/>
                <w:szCs w:val="18"/>
              </w:rPr>
            </w:pPr>
          </w:p>
        </w:tc>
        <w:tc>
          <w:tcPr>
            <w:tcW w:w="1260" w:type="dxa"/>
            <w:shd w:val="clear" w:color="auto" w:fill="CCFFCC"/>
          </w:tcPr>
          <w:p w14:paraId="4BE933B4">
            <w:pPr>
              <w:spacing w:before="156" w:beforeLines="50" w:line="300" w:lineRule="auto"/>
              <w:rPr>
                <w:sz w:val="18"/>
                <w:szCs w:val="18"/>
              </w:rPr>
            </w:pPr>
          </w:p>
        </w:tc>
        <w:tc>
          <w:tcPr>
            <w:tcW w:w="720" w:type="dxa"/>
            <w:shd w:val="clear" w:color="auto" w:fill="CCFFCC"/>
          </w:tcPr>
          <w:p w14:paraId="76666817">
            <w:pPr>
              <w:spacing w:before="156" w:beforeLines="50" w:line="300" w:lineRule="auto"/>
              <w:rPr>
                <w:sz w:val="18"/>
                <w:szCs w:val="18"/>
              </w:rPr>
            </w:pPr>
          </w:p>
        </w:tc>
        <w:tc>
          <w:tcPr>
            <w:tcW w:w="1754" w:type="dxa"/>
            <w:shd w:val="clear" w:color="auto" w:fill="CCFFCC"/>
          </w:tcPr>
          <w:p w14:paraId="5CE48369">
            <w:pPr>
              <w:spacing w:before="156" w:beforeLines="50" w:line="300" w:lineRule="auto"/>
              <w:rPr>
                <w:sz w:val="18"/>
                <w:szCs w:val="18"/>
              </w:rPr>
            </w:pPr>
          </w:p>
        </w:tc>
      </w:tr>
      <w:tr w14:paraId="6B3F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2CFABC02">
            <w:pPr>
              <w:spacing w:before="156" w:beforeLines="50" w:line="300" w:lineRule="auto"/>
              <w:rPr>
                <w:sz w:val="18"/>
                <w:szCs w:val="18"/>
              </w:rPr>
            </w:pPr>
            <w:r>
              <w:rPr>
                <w:sz w:val="18"/>
                <w:szCs w:val="18"/>
              </w:rPr>
              <w:t>&lt;MSG&gt;</w:t>
            </w:r>
          </w:p>
        </w:tc>
        <w:tc>
          <w:tcPr>
            <w:tcW w:w="1620" w:type="dxa"/>
          </w:tcPr>
          <w:p w14:paraId="273632AE">
            <w:pPr>
              <w:spacing w:before="156" w:beforeLines="50" w:line="300" w:lineRule="auto"/>
              <w:rPr>
                <w:sz w:val="18"/>
                <w:szCs w:val="18"/>
              </w:rPr>
            </w:pPr>
            <w:r>
              <w:rPr>
                <w:rFonts w:hint="eastAsia"/>
                <w:sz w:val="18"/>
                <w:szCs w:val="18"/>
              </w:rPr>
              <w:t>根标签</w:t>
            </w:r>
            <w:r>
              <w:rPr>
                <w:sz w:val="18"/>
                <w:szCs w:val="18"/>
              </w:rPr>
              <w:t>M</w:t>
            </w:r>
          </w:p>
        </w:tc>
        <w:tc>
          <w:tcPr>
            <w:tcW w:w="1620" w:type="dxa"/>
          </w:tcPr>
          <w:p w14:paraId="1E504086">
            <w:pPr>
              <w:spacing w:before="156" w:beforeLines="50" w:line="300" w:lineRule="auto"/>
              <w:rPr>
                <w:sz w:val="18"/>
                <w:szCs w:val="18"/>
              </w:rPr>
            </w:pPr>
            <w:r>
              <w:rPr>
                <w:sz w:val="18"/>
                <w:szCs w:val="18"/>
              </w:rPr>
              <w:t>N/A</w:t>
            </w:r>
          </w:p>
        </w:tc>
        <w:tc>
          <w:tcPr>
            <w:tcW w:w="1260" w:type="dxa"/>
          </w:tcPr>
          <w:p w14:paraId="08402189">
            <w:pPr>
              <w:spacing w:before="156" w:beforeLines="50" w:line="300" w:lineRule="auto"/>
              <w:rPr>
                <w:sz w:val="18"/>
                <w:szCs w:val="18"/>
              </w:rPr>
            </w:pPr>
            <w:r>
              <w:rPr>
                <w:sz w:val="18"/>
                <w:szCs w:val="18"/>
              </w:rPr>
              <w:t>N/A</w:t>
            </w:r>
          </w:p>
        </w:tc>
        <w:tc>
          <w:tcPr>
            <w:tcW w:w="720" w:type="dxa"/>
          </w:tcPr>
          <w:p w14:paraId="7F65BCFB">
            <w:pPr>
              <w:spacing w:before="156" w:beforeLines="50" w:line="300" w:lineRule="auto"/>
              <w:rPr>
                <w:sz w:val="18"/>
                <w:szCs w:val="18"/>
              </w:rPr>
            </w:pPr>
            <w:r>
              <w:rPr>
                <w:sz w:val="18"/>
                <w:szCs w:val="18"/>
              </w:rPr>
              <w:t>N/A</w:t>
            </w:r>
          </w:p>
        </w:tc>
        <w:tc>
          <w:tcPr>
            <w:tcW w:w="1754" w:type="dxa"/>
          </w:tcPr>
          <w:p w14:paraId="23A95E6B">
            <w:pPr>
              <w:spacing w:before="156" w:beforeLines="50" w:line="300" w:lineRule="auto"/>
              <w:rPr>
                <w:sz w:val="18"/>
                <w:szCs w:val="18"/>
              </w:rPr>
            </w:pPr>
            <w:r>
              <w:rPr>
                <w:sz w:val="18"/>
                <w:szCs w:val="18"/>
              </w:rPr>
              <w:t>N/A</w:t>
            </w:r>
          </w:p>
        </w:tc>
      </w:tr>
      <w:tr w14:paraId="7A893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E6F873A">
            <w:pPr>
              <w:spacing w:before="156" w:beforeLines="50" w:line="300" w:lineRule="auto"/>
              <w:rPr>
                <w:sz w:val="18"/>
                <w:szCs w:val="18"/>
              </w:rPr>
            </w:pPr>
            <w:r>
              <w:rPr>
                <w:sz w:val="18"/>
                <w:szCs w:val="18"/>
              </w:rPr>
              <w:t>&lt;META&gt;</w:t>
            </w:r>
          </w:p>
        </w:tc>
        <w:tc>
          <w:tcPr>
            <w:tcW w:w="1620" w:type="dxa"/>
          </w:tcPr>
          <w:p w14:paraId="4E3A6036">
            <w:pPr>
              <w:spacing w:before="156" w:beforeLines="50" w:line="300" w:lineRule="auto"/>
              <w:rPr>
                <w:sz w:val="18"/>
                <w:szCs w:val="18"/>
              </w:rPr>
            </w:pPr>
            <w:r>
              <w:rPr>
                <w:rFonts w:hint="eastAsia"/>
                <w:sz w:val="18"/>
                <w:szCs w:val="18"/>
              </w:rPr>
              <w:t>消息头标签</w:t>
            </w:r>
            <w:r>
              <w:rPr>
                <w:sz w:val="18"/>
                <w:szCs w:val="18"/>
              </w:rPr>
              <w:t>M</w:t>
            </w:r>
          </w:p>
        </w:tc>
        <w:tc>
          <w:tcPr>
            <w:tcW w:w="1620" w:type="dxa"/>
          </w:tcPr>
          <w:p w14:paraId="7630C945">
            <w:pPr>
              <w:spacing w:before="156" w:beforeLines="50" w:line="300" w:lineRule="auto"/>
              <w:rPr>
                <w:sz w:val="18"/>
                <w:szCs w:val="18"/>
              </w:rPr>
            </w:pPr>
            <w:r>
              <w:rPr>
                <w:sz w:val="18"/>
                <w:szCs w:val="18"/>
              </w:rPr>
              <w:t>N/A</w:t>
            </w:r>
          </w:p>
        </w:tc>
        <w:tc>
          <w:tcPr>
            <w:tcW w:w="1260" w:type="dxa"/>
          </w:tcPr>
          <w:p w14:paraId="44D31000">
            <w:pPr>
              <w:spacing w:before="156" w:beforeLines="50" w:line="300" w:lineRule="auto"/>
              <w:rPr>
                <w:sz w:val="18"/>
                <w:szCs w:val="18"/>
              </w:rPr>
            </w:pPr>
            <w:r>
              <w:rPr>
                <w:sz w:val="18"/>
                <w:szCs w:val="18"/>
              </w:rPr>
              <w:t>N/A</w:t>
            </w:r>
          </w:p>
        </w:tc>
        <w:tc>
          <w:tcPr>
            <w:tcW w:w="720" w:type="dxa"/>
          </w:tcPr>
          <w:p w14:paraId="78D5775A">
            <w:pPr>
              <w:spacing w:before="156" w:beforeLines="50" w:line="300" w:lineRule="auto"/>
              <w:rPr>
                <w:sz w:val="18"/>
                <w:szCs w:val="18"/>
              </w:rPr>
            </w:pPr>
            <w:r>
              <w:rPr>
                <w:sz w:val="18"/>
                <w:szCs w:val="18"/>
              </w:rPr>
              <w:t>N/A</w:t>
            </w:r>
          </w:p>
        </w:tc>
        <w:tc>
          <w:tcPr>
            <w:tcW w:w="1754" w:type="dxa"/>
          </w:tcPr>
          <w:p w14:paraId="23CAC70F">
            <w:pPr>
              <w:spacing w:before="156" w:beforeLines="50" w:line="300" w:lineRule="auto"/>
              <w:rPr>
                <w:sz w:val="18"/>
                <w:szCs w:val="18"/>
              </w:rPr>
            </w:pPr>
            <w:r>
              <w:rPr>
                <w:sz w:val="18"/>
                <w:szCs w:val="18"/>
              </w:rPr>
              <w:t>N/A</w:t>
            </w:r>
          </w:p>
        </w:tc>
      </w:tr>
      <w:tr w14:paraId="56396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00DD403">
            <w:pPr>
              <w:spacing w:before="156" w:beforeLines="50" w:line="300" w:lineRule="auto"/>
              <w:rPr>
                <w:sz w:val="18"/>
                <w:szCs w:val="18"/>
              </w:rPr>
            </w:pPr>
            <w:r>
              <w:rPr>
                <w:sz w:val="18"/>
                <w:szCs w:val="18"/>
              </w:rPr>
              <w:t>&lt;SNDR&gt;</w:t>
            </w:r>
          </w:p>
        </w:tc>
        <w:tc>
          <w:tcPr>
            <w:tcW w:w="1620" w:type="dxa"/>
          </w:tcPr>
          <w:p w14:paraId="0A23E167">
            <w:pPr>
              <w:spacing w:before="156" w:beforeLines="50" w:line="300" w:lineRule="auto"/>
              <w:rPr>
                <w:sz w:val="18"/>
                <w:szCs w:val="18"/>
              </w:rPr>
            </w:pPr>
            <w:r>
              <w:rPr>
                <w:rFonts w:hint="eastAsia"/>
                <w:sz w:val="18"/>
                <w:szCs w:val="18"/>
              </w:rPr>
              <w:t>消息发送者</w:t>
            </w:r>
            <w:r>
              <w:rPr>
                <w:sz w:val="18"/>
                <w:szCs w:val="18"/>
              </w:rPr>
              <w:t>M</w:t>
            </w:r>
          </w:p>
        </w:tc>
        <w:tc>
          <w:tcPr>
            <w:tcW w:w="1620" w:type="dxa"/>
          </w:tcPr>
          <w:p w14:paraId="050C206A">
            <w:pPr>
              <w:spacing w:before="156" w:beforeLines="50" w:line="300" w:lineRule="auto"/>
              <w:rPr>
                <w:sz w:val="18"/>
                <w:szCs w:val="18"/>
              </w:rPr>
            </w:pPr>
            <w:r>
              <w:rPr>
                <w:sz w:val="18"/>
                <w:szCs w:val="18"/>
              </w:rPr>
              <w:t>S{1-4}</w:t>
            </w:r>
          </w:p>
        </w:tc>
        <w:tc>
          <w:tcPr>
            <w:tcW w:w="1260" w:type="dxa"/>
          </w:tcPr>
          <w:p w14:paraId="2B2BB1C6">
            <w:pPr>
              <w:spacing w:before="156" w:beforeLines="50" w:line="300" w:lineRule="auto"/>
              <w:rPr>
                <w:sz w:val="18"/>
                <w:szCs w:val="18"/>
              </w:rPr>
            </w:pPr>
            <w:r>
              <w:rPr>
                <w:sz w:val="18"/>
                <w:szCs w:val="18"/>
              </w:rPr>
              <w:t>[0-9][a-z][A-Z]</w:t>
            </w:r>
          </w:p>
        </w:tc>
        <w:tc>
          <w:tcPr>
            <w:tcW w:w="720" w:type="dxa"/>
          </w:tcPr>
          <w:p w14:paraId="116F189D">
            <w:pPr>
              <w:spacing w:before="156" w:beforeLines="50" w:line="300" w:lineRule="auto"/>
              <w:rPr>
                <w:sz w:val="18"/>
                <w:szCs w:val="18"/>
              </w:rPr>
            </w:pPr>
            <w:r>
              <w:rPr>
                <w:sz w:val="18"/>
                <w:szCs w:val="18"/>
              </w:rPr>
              <w:t>SCMS</w:t>
            </w:r>
          </w:p>
        </w:tc>
        <w:tc>
          <w:tcPr>
            <w:tcW w:w="1754" w:type="dxa"/>
          </w:tcPr>
          <w:p w14:paraId="0BAA7EF5">
            <w:pPr>
              <w:spacing w:before="156" w:beforeLines="50" w:line="300" w:lineRule="auto"/>
              <w:rPr>
                <w:sz w:val="18"/>
                <w:szCs w:val="18"/>
              </w:rPr>
            </w:pPr>
            <w:r>
              <w:rPr>
                <w:rFonts w:hint="eastAsia"/>
                <w:sz w:val="18"/>
                <w:szCs w:val="18"/>
              </w:rPr>
              <w:t>由集成方统一定义</w:t>
            </w:r>
          </w:p>
        </w:tc>
      </w:tr>
      <w:tr w14:paraId="0C9BD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447AA6B">
            <w:pPr>
              <w:spacing w:before="156" w:beforeLines="50" w:line="300" w:lineRule="auto"/>
              <w:rPr>
                <w:sz w:val="18"/>
                <w:szCs w:val="18"/>
              </w:rPr>
            </w:pPr>
            <w:r>
              <w:rPr>
                <w:sz w:val="18"/>
                <w:szCs w:val="18"/>
              </w:rPr>
              <w:t>&lt;RCVR&gt;</w:t>
            </w:r>
          </w:p>
        </w:tc>
        <w:tc>
          <w:tcPr>
            <w:tcW w:w="1620" w:type="dxa"/>
          </w:tcPr>
          <w:p w14:paraId="5517CA80">
            <w:pPr>
              <w:spacing w:before="156" w:beforeLines="50" w:line="300" w:lineRule="auto"/>
              <w:rPr>
                <w:sz w:val="18"/>
                <w:szCs w:val="18"/>
              </w:rPr>
            </w:pPr>
            <w:r>
              <w:rPr>
                <w:rFonts w:hint="eastAsia"/>
                <w:sz w:val="18"/>
                <w:szCs w:val="18"/>
              </w:rPr>
              <w:t>消息接收者</w:t>
            </w:r>
            <w:r>
              <w:rPr>
                <w:sz w:val="18"/>
                <w:szCs w:val="18"/>
              </w:rPr>
              <w:t>M</w:t>
            </w:r>
          </w:p>
        </w:tc>
        <w:tc>
          <w:tcPr>
            <w:tcW w:w="1620" w:type="dxa"/>
          </w:tcPr>
          <w:p w14:paraId="7CE5AE02">
            <w:pPr>
              <w:spacing w:before="156" w:beforeLines="50" w:line="300" w:lineRule="auto"/>
              <w:rPr>
                <w:sz w:val="18"/>
                <w:szCs w:val="18"/>
              </w:rPr>
            </w:pPr>
            <w:r>
              <w:rPr>
                <w:sz w:val="18"/>
                <w:szCs w:val="18"/>
              </w:rPr>
              <w:t>S{1-4}</w:t>
            </w:r>
          </w:p>
        </w:tc>
        <w:tc>
          <w:tcPr>
            <w:tcW w:w="1260" w:type="dxa"/>
          </w:tcPr>
          <w:p w14:paraId="2FF3FAFD">
            <w:pPr>
              <w:spacing w:before="156" w:beforeLines="50" w:line="300" w:lineRule="auto"/>
              <w:rPr>
                <w:sz w:val="18"/>
                <w:szCs w:val="18"/>
              </w:rPr>
            </w:pPr>
            <w:r>
              <w:rPr>
                <w:sz w:val="18"/>
                <w:szCs w:val="18"/>
              </w:rPr>
              <w:t>[0-9][a-z][A-Z] | EMPTY</w:t>
            </w:r>
          </w:p>
        </w:tc>
        <w:tc>
          <w:tcPr>
            <w:tcW w:w="720" w:type="dxa"/>
          </w:tcPr>
          <w:p w14:paraId="2C626369">
            <w:pPr>
              <w:spacing w:before="156" w:beforeLines="50" w:line="300" w:lineRule="auto"/>
              <w:rPr>
                <w:sz w:val="18"/>
                <w:szCs w:val="18"/>
              </w:rPr>
            </w:pPr>
            <w:r>
              <w:rPr>
                <w:sz w:val="18"/>
                <w:szCs w:val="18"/>
              </w:rPr>
              <w:t>OMMS</w:t>
            </w:r>
          </w:p>
        </w:tc>
        <w:tc>
          <w:tcPr>
            <w:tcW w:w="1754" w:type="dxa"/>
          </w:tcPr>
          <w:p w14:paraId="23D097B8">
            <w:pPr>
              <w:spacing w:line="360" w:lineRule="auto"/>
              <w:rPr>
                <w:rFonts w:ascii="Times New Roman" w:hAnsi="Times New Roman"/>
              </w:rPr>
            </w:pPr>
            <w:r>
              <w:rPr>
                <w:rFonts w:hint="eastAsia"/>
                <w:sz w:val="18"/>
                <w:szCs w:val="18"/>
              </w:rPr>
              <w:t>填写请求消息的SNDR值，主动发送的消息不需要填写</w:t>
            </w:r>
          </w:p>
        </w:tc>
      </w:tr>
      <w:tr w14:paraId="6798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2F4163F">
            <w:pPr>
              <w:spacing w:before="156" w:beforeLines="50" w:line="300" w:lineRule="auto"/>
              <w:rPr>
                <w:sz w:val="18"/>
                <w:szCs w:val="18"/>
              </w:rPr>
            </w:pPr>
            <w:r>
              <w:rPr>
                <w:sz w:val="18"/>
                <w:szCs w:val="18"/>
              </w:rPr>
              <w:t>&lt;SEQN&gt;</w:t>
            </w:r>
          </w:p>
        </w:tc>
        <w:tc>
          <w:tcPr>
            <w:tcW w:w="1620" w:type="dxa"/>
          </w:tcPr>
          <w:p w14:paraId="1947DE0F">
            <w:pPr>
              <w:spacing w:before="156" w:beforeLines="50" w:line="300" w:lineRule="auto"/>
              <w:rPr>
                <w:sz w:val="18"/>
                <w:szCs w:val="18"/>
              </w:rPr>
            </w:pPr>
            <w:r>
              <w:rPr>
                <w:rFonts w:hint="eastAsia"/>
                <w:sz w:val="18"/>
                <w:szCs w:val="18"/>
              </w:rPr>
              <w:t>消息序号</w:t>
            </w:r>
            <w:r>
              <w:rPr>
                <w:sz w:val="18"/>
                <w:szCs w:val="18"/>
              </w:rPr>
              <w:t>M</w:t>
            </w:r>
          </w:p>
        </w:tc>
        <w:tc>
          <w:tcPr>
            <w:tcW w:w="1620" w:type="dxa"/>
          </w:tcPr>
          <w:p w14:paraId="4CCF03B1">
            <w:pPr>
              <w:spacing w:before="156" w:beforeLines="50" w:line="300" w:lineRule="auto"/>
              <w:rPr>
                <w:sz w:val="18"/>
                <w:szCs w:val="18"/>
              </w:rPr>
            </w:pPr>
            <w:r>
              <w:rPr>
                <w:sz w:val="18"/>
                <w:szCs w:val="18"/>
              </w:rPr>
              <w:t>N{1-6}</w:t>
            </w:r>
          </w:p>
        </w:tc>
        <w:tc>
          <w:tcPr>
            <w:tcW w:w="1260" w:type="dxa"/>
          </w:tcPr>
          <w:p w14:paraId="18284BCD">
            <w:pPr>
              <w:spacing w:before="156" w:beforeLines="50" w:line="300" w:lineRule="auto"/>
              <w:rPr>
                <w:sz w:val="18"/>
                <w:szCs w:val="18"/>
              </w:rPr>
            </w:pPr>
            <w:r>
              <w:rPr>
                <w:sz w:val="18"/>
                <w:szCs w:val="18"/>
              </w:rPr>
              <w:t>1-999999</w:t>
            </w:r>
          </w:p>
        </w:tc>
        <w:tc>
          <w:tcPr>
            <w:tcW w:w="720" w:type="dxa"/>
          </w:tcPr>
          <w:p w14:paraId="6C9A2C18">
            <w:pPr>
              <w:spacing w:before="156" w:beforeLines="50" w:line="300" w:lineRule="auto"/>
              <w:rPr>
                <w:sz w:val="18"/>
                <w:szCs w:val="18"/>
              </w:rPr>
            </w:pPr>
            <w:r>
              <w:rPr>
                <w:sz w:val="18"/>
                <w:szCs w:val="18"/>
              </w:rPr>
              <w:t>1111</w:t>
            </w:r>
          </w:p>
        </w:tc>
        <w:tc>
          <w:tcPr>
            <w:tcW w:w="1754" w:type="dxa"/>
          </w:tcPr>
          <w:p w14:paraId="0500475C">
            <w:pPr>
              <w:spacing w:before="156" w:beforeLines="50" w:line="300" w:lineRule="auto"/>
              <w:rPr>
                <w:sz w:val="18"/>
                <w:szCs w:val="18"/>
              </w:rPr>
            </w:pPr>
            <w:r>
              <w:rPr>
                <w:rFonts w:hint="eastAsia"/>
                <w:sz w:val="18"/>
                <w:szCs w:val="18"/>
              </w:rPr>
              <w:t>取整数，最小值为１，最大值为</w:t>
            </w:r>
            <w:r>
              <w:rPr>
                <w:sz w:val="18"/>
                <w:szCs w:val="18"/>
              </w:rPr>
              <w:t>999999,</w:t>
            </w:r>
            <w:r>
              <w:rPr>
                <w:rFonts w:hint="eastAsia"/>
                <w:sz w:val="18"/>
                <w:szCs w:val="18"/>
              </w:rPr>
              <w:t>达到最大值时循环使用。</w:t>
            </w:r>
          </w:p>
        </w:tc>
      </w:tr>
      <w:tr w14:paraId="5247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9FDCB3F">
            <w:pPr>
              <w:spacing w:before="156" w:beforeLines="50" w:line="300" w:lineRule="auto"/>
              <w:rPr>
                <w:sz w:val="18"/>
                <w:szCs w:val="18"/>
              </w:rPr>
            </w:pPr>
            <w:r>
              <w:rPr>
                <w:sz w:val="18"/>
                <w:szCs w:val="18"/>
              </w:rPr>
              <w:t>&lt;DDTM&gt;</w:t>
            </w:r>
          </w:p>
        </w:tc>
        <w:tc>
          <w:tcPr>
            <w:tcW w:w="1620" w:type="dxa"/>
          </w:tcPr>
          <w:p w14:paraId="570CAF94">
            <w:pPr>
              <w:spacing w:before="156" w:beforeLines="50" w:line="300" w:lineRule="auto"/>
              <w:rPr>
                <w:sz w:val="18"/>
                <w:szCs w:val="18"/>
              </w:rPr>
            </w:pPr>
            <w:r>
              <w:rPr>
                <w:rFonts w:hint="eastAsia"/>
                <w:sz w:val="18"/>
                <w:szCs w:val="18"/>
              </w:rPr>
              <w:t>发送时间</w:t>
            </w:r>
            <w:r>
              <w:rPr>
                <w:sz w:val="18"/>
                <w:szCs w:val="18"/>
              </w:rPr>
              <w:t>M</w:t>
            </w:r>
          </w:p>
        </w:tc>
        <w:tc>
          <w:tcPr>
            <w:tcW w:w="1620" w:type="dxa"/>
          </w:tcPr>
          <w:p w14:paraId="7EBC4493">
            <w:pPr>
              <w:spacing w:before="156" w:beforeLines="50" w:line="300" w:lineRule="auto"/>
              <w:rPr>
                <w:sz w:val="18"/>
                <w:szCs w:val="18"/>
              </w:rPr>
            </w:pPr>
            <w:r>
              <w:rPr>
                <w:sz w:val="18"/>
                <w:szCs w:val="18"/>
              </w:rPr>
              <w:t>DT{1-14}/DTF(yyyyMMddHHmmss)</w:t>
            </w:r>
          </w:p>
        </w:tc>
        <w:tc>
          <w:tcPr>
            <w:tcW w:w="1260" w:type="dxa"/>
          </w:tcPr>
          <w:p w14:paraId="6AFD9E2C">
            <w:pPr>
              <w:spacing w:before="156" w:beforeLines="50" w:line="300" w:lineRule="auto"/>
              <w:rPr>
                <w:sz w:val="18"/>
                <w:szCs w:val="18"/>
              </w:rPr>
            </w:pPr>
            <w:r>
              <w:rPr>
                <w:sz w:val="18"/>
                <w:szCs w:val="18"/>
              </w:rPr>
              <w:t>N/A</w:t>
            </w:r>
          </w:p>
        </w:tc>
        <w:tc>
          <w:tcPr>
            <w:tcW w:w="720" w:type="dxa"/>
          </w:tcPr>
          <w:p w14:paraId="228E738F">
            <w:pPr>
              <w:spacing w:before="156" w:beforeLines="50" w:line="300" w:lineRule="auto"/>
              <w:rPr>
                <w:sz w:val="18"/>
                <w:szCs w:val="18"/>
              </w:rPr>
            </w:pPr>
            <w:r>
              <w:rPr>
                <w:sz w:val="18"/>
                <w:szCs w:val="18"/>
              </w:rPr>
              <w:t>20100103211034</w:t>
            </w:r>
          </w:p>
        </w:tc>
        <w:tc>
          <w:tcPr>
            <w:tcW w:w="1754" w:type="dxa"/>
          </w:tcPr>
          <w:p w14:paraId="624A429B">
            <w:pPr>
              <w:spacing w:before="156" w:beforeLines="50" w:line="300" w:lineRule="auto"/>
              <w:rPr>
                <w:sz w:val="18"/>
                <w:szCs w:val="18"/>
              </w:rPr>
            </w:pPr>
            <w:r>
              <w:rPr>
                <w:sz w:val="18"/>
                <w:szCs w:val="18"/>
              </w:rPr>
              <w:t>N/A</w:t>
            </w:r>
          </w:p>
        </w:tc>
      </w:tr>
      <w:tr w14:paraId="76198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259E6306">
            <w:pPr>
              <w:spacing w:before="156" w:beforeLines="50" w:line="300" w:lineRule="auto"/>
              <w:rPr>
                <w:sz w:val="18"/>
                <w:szCs w:val="18"/>
              </w:rPr>
            </w:pPr>
            <w:r>
              <w:rPr>
                <w:sz w:val="18"/>
                <w:szCs w:val="18"/>
              </w:rPr>
              <w:t>&lt;TYPE&gt;</w:t>
            </w:r>
          </w:p>
        </w:tc>
        <w:tc>
          <w:tcPr>
            <w:tcW w:w="1620" w:type="dxa"/>
            <w:shd w:val="clear" w:color="auto" w:fill="FFFFFF"/>
          </w:tcPr>
          <w:p w14:paraId="1B1BD902">
            <w:pPr>
              <w:spacing w:before="156" w:beforeLines="50" w:line="300" w:lineRule="auto"/>
              <w:rPr>
                <w:sz w:val="18"/>
                <w:szCs w:val="18"/>
              </w:rPr>
            </w:pPr>
            <w:r>
              <w:rPr>
                <w:rFonts w:hint="eastAsia"/>
                <w:sz w:val="18"/>
                <w:szCs w:val="18"/>
              </w:rPr>
              <w:t>消息类别</w:t>
            </w:r>
            <w:r>
              <w:rPr>
                <w:sz w:val="18"/>
                <w:szCs w:val="18"/>
              </w:rPr>
              <w:t>M</w:t>
            </w:r>
          </w:p>
        </w:tc>
        <w:tc>
          <w:tcPr>
            <w:tcW w:w="1620" w:type="dxa"/>
            <w:shd w:val="clear" w:color="auto" w:fill="FFFFFF"/>
          </w:tcPr>
          <w:p w14:paraId="768DEBFA">
            <w:pPr>
              <w:spacing w:before="156" w:beforeLines="50" w:line="300" w:lineRule="auto"/>
              <w:rPr>
                <w:sz w:val="18"/>
                <w:szCs w:val="18"/>
              </w:rPr>
            </w:pPr>
            <w:r>
              <w:rPr>
                <w:sz w:val="18"/>
                <w:szCs w:val="18"/>
              </w:rPr>
              <w:t>S{1-4}</w:t>
            </w:r>
          </w:p>
        </w:tc>
        <w:tc>
          <w:tcPr>
            <w:tcW w:w="1260" w:type="dxa"/>
            <w:shd w:val="clear" w:color="auto" w:fill="FFFFFF"/>
          </w:tcPr>
          <w:p w14:paraId="14A1F7BF">
            <w:pPr>
              <w:spacing w:before="156" w:beforeLines="50" w:line="300" w:lineRule="auto"/>
              <w:rPr>
                <w:sz w:val="18"/>
                <w:szCs w:val="18"/>
              </w:rPr>
            </w:pPr>
            <w:r>
              <w:rPr>
                <w:sz w:val="18"/>
                <w:szCs w:val="18"/>
              </w:rPr>
              <w:t>[0-9][a-z][A-Z]</w:t>
            </w:r>
          </w:p>
        </w:tc>
        <w:tc>
          <w:tcPr>
            <w:tcW w:w="720" w:type="dxa"/>
            <w:shd w:val="clear" w:color="auto" w:fill="FFFFFF"/>
          </w:tcPr>
          <w:p w14:paraId="7EAB8F64">
            <w:pPr>
              <w:spacing w:before="156" w:beforeLines="50" w:line="300" w:lineRule="auto"/>
              <w:rPr>
                <w:sz w:val="18"/>
                <w:szCs w:val="18"/>
              </w:rPr>
            </w:pPr>
            <w:r>
              <w:rPr>
                <w:sz w:val="18"/>
                <w:szCs w:val="18"/>
              </w:rPr>
              <w:t>PBME</w:t>
            </w:r>
          </w:p>
        </w:tc>
        <w:tc>
          <w:tcPr>
            <w:tcW w:w="1754" w:type="dxa"/>
            <w:shd w:val="clear" w:color="auto" w:fill="FFFFFF"/>
          </w:tcPr>
          <w:p w14:paraId="0B36221F">
            <w:pPr>
              <w:spacing w:before="156" w:beforeLines="50" w:line="300" w:lineRule="auto"/>
              <w:rPr>
                <w:sz w:val="18"/>
                <w:szCs w:val="18"/>
              </w:rPr>
            </w:pPr>
            <w:r>
              <w:rPr>
                <w:sz w:val="18"/>
                <w:szCs w:val="18"/>
              </w:rPr>
              <w:t>N/A</w:t>
            </w:r>
          </w:p>
        </w:tc>
      </w:tr>
      <w:tr w14:paraId="7AC2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FFFFFF"/>
          </w:tcPr>
          <w:p w14:paraId="1577B541">
            <w:pPr>
              <w:spacing w:before="156" w:beforeLines="50" w:line="300" w:lineRule="auto"/>
              <w:rPr>
                <w:sz w:val="18"/>
                <w:szCs w:val="18"/>
              </w:rPr>
            </w:pPr>
            <w:r>
              <w:rPr>
                <w:sz w:val="18"/>
                <w:szCs w:val="18"/>
              </w:rPr>
              <w:t>&lt;STYP&gt;</w:t>
            </w:r>
          </w:p>
        </w:tc>
        <w:tc>
          <w:tcPr>
            <w:tcW w:w="1620" w:type="dxa"/>
            <w:shd w:val="clear" w:color="auto" w:fill="FFFFFF"/>
          </w:tcPr>
          <w:p w14:paraId="244F3B56">
            <w:pPr>
              <w:spacing w:before="156" w:beforeLines="50" w:line="300" w:lineRule="auto"/>
              <w:rPr>
                <w:sz w:val="18"/>
                <w:szCs w:val="18"/>
              </w:rPr>
            </w:pPr>
            <w:r>
              <w:rPr>
                <w:rFonts w:hint="eastAsia"/>
                <w:sz w:val="18"/>
                <w:szCs w:val="18"/>
              </w:rPr>
              <w:t>消息类型</w:t>
            </w:r>
            <w:r>
              <w:rPr>
                <w:sz w:val="18"/>
                <w:szCs w:val="18"/>
              </w:rPr>
              <w:t>M</w:t>
            </w:r>
          </w:p>
        </w:tc>
        <w:tc>
          <w:tcPr>
            <w:tcW w:w="1620" w:type="dxa"/>
            <w:shd w:val="clear" w:color="auto" w:fill="FFFFFF"/>
          </w:tcPr>
          <w:p w14:paraId="737D140A">
            <w:pPr>
              <w:spacing w:before="156" w:beforeLines="50" w:line="300" w:lineRule="auto"/>
              <w:rPr>
                <w:sz w:val="18"/>
                <w:szCs w:val="18"/>
              </w:rPr>
            </w:pPr>
            <w:r>
              <w:rPr>
                <w:sz w:val="18"/>
                <w:szCs w:val="18"/>
              </w:rPr>
              <w:t>S{1-4}</w:t>
            </w:r>
          </w:p>
        </w:tc>
        <w:tc>
          <w:tcPr>
            <w:tcW w:w="1260" w:type="dxa"/>
            <w:shd w:val="clear" w:color="auto" w:fill="FFFFFF"/>
          </w:tcPr>
          <w:p w14:paraId="20CA8AF2">
            <w:pPr>
              <w:spacing w:before="156" w:beforeLines="50" w:line="300" w:lineRule="auto"/>
              <w:rPr>
                <w:sz w:val="18"/>
                <w:szCs w:val="18"/>
              </w:rPr>
            </w:pPr>
            <w:r>
              <w:rPr>
                <w:sz w:val="18"/>
                <w:szCs w:val="18"/>
              </w:rPr>
              <w:t>[0-9][a-z][A-Z]</w:t>
            </w:r>
          </w:p>
        </w:tc>
        <w:tc>
          <w:tcPr>
            <w:tcW w:w="720" w:type="dxa"/>
            <w:shd w:val="clear" w:color="auto" w:fill="FFFFFF"/>
          </w:tcPr>
          <w:p w14:paraId="60E37C89">
            <w:pPr>
              <w:spacing w:before="156" w:beforeLines="50" w:line="300" w:lineRule="auto"/>
              <w:rPr>
                <w:sz w:val="18"/>
                <w:szCs w:val="18"/>
              </w:rPr>
            </w:pPr>
            <w:r>
              <w:rPr>
                <w:sz w:val="18"/>
                <w:szCs w:val="18"/>
              </w:rPr>
              <w:t>DTDL</w:t>
            </w:r>
          </w:p>
        </w:tc>
        <w:tc>
          <w:tcPr>
            <w:tcW w:w="1754" w:type="dxa"/>
            <w:shd w:val="clear" w:color="auto" w:fill="FFFFFF"/>
          </w:tcPr>
          <w:p w14:paraId="7FE6C259">
            <w:pPr>
              <w:spacing w:before="156" w:beforeLines="50" w:line="300" w:lineRule="auto"/>
              <w:rPr>
                <w:sz w:val="18"/>
                <w:szCs w:val="18"/>
              </w:rPr>
            </w:pPr>
            <w:r>
              <w:rPr>
                <w:sz w:val="18"/>
                <w:szCs w:val="18"/>
              </w:rPr>
              <w:t>N/A</w:t>
            </w:r>
          </w:p>
        </w:tc>
      </w:tr>
      <w:tr w14:paraId="1855C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CFFCC"/>
          </w:tcPr>
          <w:p w14:paraId="44ED6287">
            <w:pPr>
              <w:spacing w:before="156" w:beforeLines="50" w:line="300" w:lineRule="auto"/>
              <w:rPr>
                <w:sz w:val="18"/>
                <w:szCs w:val="18"/>
              </w:rPr>
            </w:pPr>
          </w:p>
        </w:tc>
        <w:tc>
          <w:tcPr>
            <w:tcW w:w="1620" w:type="dxa"/>
            <w:shd w:val="clear" w:color="auto" w:fill="CCFFCC"/>
          </w:tcPr>
          <w:p w14:paraId="601C850B">
            <w:pPr>
              <w:spacing w:before="156" w:beforeLines="50" w:line="300" w:lineRule="auto"/>
              <w:rPr>
                <w:sz w:val="18"/>
                <w:szCs w:val="18"/>
              </w:rPr>
            </w:pPr>
          </w:p>
        </w:tc>
        <w:tc>
          <w:tcPr>
            <w:tcW w:w="1620" w:type="dxa"/>
            <w:shd w:val="clear" w:color="auto" w:fill="CCFFCC"/>
          </w:tcPr>
          <w:p w14:paraId="7B665372">
            <w:pPr>
              <w:spacing w:before="156" w:beforeLines="50" w:line="300" w:lineRule="auto"/>
              <w:rPr>
                <w:sz w:val="18"/>
                <w:szCs w:val="18"/>
              </w:rPr>
            </w:pPr>
          </w:p>
        </w:tc>
        <w:tc>
          <w:tcPr>
            <w:tcW w:w="1260" w:type="dxa"/>
            <w:shd w:val="clear" w:color="auto" w:fill="CCFFCC"/>
          </w:tcPr>
          <w:p w14:paraId="3673CD4F">
            <w:pPr>
              <w:spacing w:before="156" w:beforeLines="50" w:line="300" w:lineRule="auto"/>
              <w:rPr>
                <w:sz w:val="18"/>
                <w:szCs w:val="18"/>
              </w:rPr>
            </w:pPr>
          </w:p>
        </w:tc>
        <w:tc>
          <w:tcPr>
            <w:tcW w:w="720" w:type="dxa"/>
            <w:shd w:val="clear" w:color="auto" w:fill="CCFFCC"/>
          </w:tcPr>
          <w:p w14:paraId="6928EE8C">
            <w:pPr>
              <w:spacing w:before="156" w:beforeLines="50" w:line="300" w:lineRule="auto"/>
              <w:rPr>
                <w:sz w:val="18"/>
                <w:szCs w:val="18"/>
              </w:rPr>
            </w:pPr>
          </w:p>
        </w:tc>
        <w:tc>
          <w:tcPr>
            <w:tcW w:w="1754" w:type="dxa"/>
            <w:shd w:val="clear" w:color="auto" w:fill="CCFFCC"/>
          </w:tcPr>
          <w:p w14:paraId="74CB278B">
            <w:pPr>
              <w:spacing w:before="156" w:beforeLines="50" w:line="300" w:lineRule="auto"/>
              <w:rPr>
                <w:sz w:val="18"/>
                <w:szCs w:val="18"/>
              </w:rPr>
            </w:pPr>
          </w:p>
        </w:tc>
      </w:tr>
      <w:tr w14:paraId="2AC1B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6B5E5CD">
            <w:pPr>
              <w:spacing w:before="156" w:beforeLines="50" w:line="300" w:lineRule="auto"/>
              <w:rPr>
                <w:sz w:val="18"/>
                <w:szCs w:val="18"/>
              </w:rPr>
            </w:pPr>
            <w:r>
              <w:rPr>
                <w:sz w:val="18"/>
                <w:szCs w:val="18"/>
              </w:rPr>
              <w:t>&lt;RECD&gt;</w:t>
            </w:r>
          </w:p>
        </w:tc>
        <w:tc>
          <w:tcPr>
            <w:tcW w:w="1620" w:type="dxa"/>
          </w:tcPr>
          <w:p w14:paraId="62C21ED0">
            <w:pPr>
              <w:spacing w:before="156" w:beforeLines="50" w:line="300" w:lineRule="auto"/>
              <w:rPr>
                <w:sz w:val="18"/>
                <w:szCs w:val="18"/>
              </w:rPr>
            </w:pPr>
            <w:r>
              <w:rPr>
                <w:rFonts w:hint="eastAsia"/>
                <w:sz w:val="18"/>
                <w:szCs w:val="18"/>
              </w:rPr>
              <w:t>传送员工实时上班信息总数</w:t>
            </w:r>
            <w:r>
              <w:rPr>
                <w:sz w:val="18"/>
                <w:szCs w:val="18"/>
              </w:rPr>
              <w:t>M</w:t>
            </w:r>
          </w:p>
        </w:tc>
        <w:tc>
          <w:tcPr>
            <w:tcW w:w="1620" w:type="dxa"/>
          </w:tcPr>
          <w:p w14:paraId="0F134CC3">
            <w:pPr>
              <w:spacing w:before="156" w:beforeLines="50" w:line="300" w:lineRule="auto"/>
              <w:rPr>
                <w:sz w:val="18"/>
                <w:szCs w:val="18"/>
              </w:rPr>
            </w:pPr>
            <w:r>
              <w:rPr>
                <w:sz w:val="18"/>
                <w:szCs w:val="18"/>
              </w:rPr>
              <w:t>N</w:t>
            </w:r>
          </w:p>
        </w:tc>
        <w:tc>
          <w:tcPr>
            <w:tcW w:w="1260" w:type="dxa"/>
          </w:tcPr>
          <w:p w14:paraId="0166DB83">
            <w:pPr>
              <w:spacing w:before="156" w:beforeLines="50" w:line="300" w:lineRule="auto"/>
              <w:rPr>
                <w:sz w:val="18"/>
                <w:szCs w:val="18"/>
              </w:rPr>
            </w:pPr>
            <w:r>
              <w:rPr>
                <w:sz w:val="18"/>
                <w:szCs w:val="18"/>
              </w:rPr>
              <w:t>N/A</w:t>
            </w:r>
          </w:p>
        </w:tc>
        <w:tc>
          <w:tcPr>
            <w:tcW w:w="720" w:type="dxa"/>
          </w:tcPr>
          <w:p w14:paraId="167F7000">
            <w:pPr>
              <w:spacing w:before="156" w:beforeLines="50" w:line="300" w:lineRule="auto"/>
              <w:rPr>
                <w:sz w:val="18"/>
                <w:szCs w:val="18"/>
              </w:rPr>
            </w:pPr>
            <w:r>
              <w:rPr>
                <w:sz w:val="18"/>
                <w:szCs w:val="18"/>
              </w:rPr>
              <w:t>2</w:t>
            </w:r>
          </w:p>
        </w:tc>
        <w:tc>
          <w:tcPr>
            <w:tcW w:w="1754" w:type="dxa"/>
          </w:tcPr>
          <w:p w14:paraId="11504D97">
            <w:pPr>
              <w:spacing w:before="156" w:beforeLines="50" w:line="300" w:lineRule="auto"/>
              <w:rPr>
                <w:sz w:val="18"/>
                <w:szCs w:val="18"/>
              </w:rPr>
            </w:pPr>
            <w:r>
              <w:rPr>
                <w:rFonts w:hint="eastAsia"/>
                <w:sz w:val="18"/>
                <w:szCs w:val="18"/>
              </w:rPr>
              <w:t>没有员工实时上班信息数据时，数值为</w:t>
            </w:r>
            <w:r>
              <w:rPr>
                <w:sz w:val="18"/>
                <w:szCs w:val="18"/>
              </w:rPr>
              <w:t>0</w:t>
            </w:r>
          </w:p>
        </w:tc>
      </w:tr>
      <w:tr w14:paraId="3507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6E0C773">
            <w:pPr>
              <w:spacing w:before="156" w:beforeLines="50" w:line="300" w:lineRule="auto"/>
              <w:rPr>
                <w:sz w:val="18"/>
                <w:szCs w:val="18"/>
              </w:rPr>
            </w:pPr>
            <w:r>
              <w:rPr>
                <w:sz w:val="18"/>
                <w:szCs w:val="18"/>
              </w:rPr>
              <w:t>&lt;SCDATE&gt;</w:t>
            </w:r>
          </w:p>
        </w:tc>
        <w:tc>
          <w:tcPr>
            <w:tcW w:w="1620" w:type="dxa"/>
          </w:tcPr>
          <w:p w14:paraId="4A7EB729">
            <w:pPr>
              <w:spacing w:before="156" w:beforeLines="50" w:line="300" w:lineRule="auto"/>
              <w:rPr>
                <w:sz w:val="18"/>
                <w:szCs w:val="18"/>
              </w:rPr>
            </w:pPr>
            <w:r>
              <w:rPr>
                <w:rFonts w:hint="eastAsia"/>
                <w:sz w:val="18"/>
                <w:szCs w:val="18"/>
              </w:rPr>
              <w:t>上班日期如果</w:t>
            </w:r>
            <w:r>
              <w:rPr>
                <w:sz w:val="18"/>
                <w:szCs w:val="18"/>
              </w:rPr>
              <w:t>&lt;SCDT&gt;</w:t>
            </w:r>
            <w:r>
              <w:rPr>
                <w:rFonts w:hint="eastAsia"/>
                <w:sz w:val="18"/>
                <w:szCs w:val="18"/>
              </w:rPr>
              <w:t>存在</w:t>
            </w:r>
            <w:r>
              <w:rPr>
                <w:sz w:val="18"/>
                <w:szCs w:val="18"/>
              </w:rPr>
              <w:t>M</w:t>
            </w:r>
          </w:p>
        </w:tc>
        <w:tc>
          <w:tcPr>
            <w:tcW w:w="1620" w:type="dxa"/>
          </w:tcPr>
          <w:p w14:paraId="329882BE">
            <w:pPr>
              <w:spacing w:before="156" w:beforeLines="50" w:line="300" w:lineRule="auto"/>
              <w:rPr>
                <w:sz w:val="18"/>
                <w:szCs w:val="18"/>
              </w:rPr>
            </w:pPr>
            <w:r>
              <w:rPr>
                <w:rFonts w:hint="eastAsia"/>
                <w:color w:val="000000"/>
                <w:sz w:val="18"/>
                <w:szCs w:val="18"/>
              </w:rPr>
              <w:t>DT{</w:t>
            </w:r>
            <w:r>
              <w:rPr>
                <w:color w:val="000000"/>
                <w:sz w:val="18"/>
                <w:szCs w:val="18"/>
              </w:rPr>
              <w:t>8</w:t>
            </w:r>
            <w:r>
              <w:rPr>
                <w:rFonts w:hint="eastAsia"/>
                <w:color w:val="000000"/>
                <w:sz w:val="18"/>
                <w:szCs w:val="18"/>
              </w:rPr>
              <w:t>-</w:t>
            </w:r>
            <w:r>
              <w:rPr>
                <w:color w:val="000000"/>
                <w:sz w:val="18"/>
                <w:szCs w:val="18"/>
              </w:rPr>
              <w:t>8</w:t>
            </w:r>
            <w:r>
              <w:rPr>
                <w:rFonts w:hint="eastAsia"/>
                <w:color w:val="000000"/>
                <w:sz w:val="18"/>
                <w:szCs w:val="18"/>
              </w:rPr>
              <w:t>}/DTF(yyyyMMdd)</w:t>
            </w:r>
          </w:p>
        </w:tc>
        <w:tc>
          <w:tcPr>
            <w:tcW w:w="1260" w:type="dxa"/>
          </w:tcPr>
          <w:p w14:paraId="70D29729">
            <w:pPr>
              <w:spacing w:before="156" w:beforeLines="50" w:line="300" w:lineRule="auto"/>
              <w:rPr>
                <w:sz w:val="18"/>
                <w:szCs w:val="18"/>
              </w:rPr>
            </w:pPr>
            <w:r>
              <w:rPr>
                <w:sz w:val="18"/>
                <w:szCs w:val="18"/>
              </w:rPr>
              <w:t>N/A</w:t>
            </w:r>
          </w:p>
        </w:tc>
        <w:tc>
          <w:tcPr>
            <w:tcW w:w="720" w:type="dxa"/>
          </w:tcPr>
          <w:p w14:paraId="3E626E6D">
            <w:pPr>
              <w:spacing w:before="156" w:beforeLines="50" w:line="300" w:lineRule="auto"/>
              <w:rPr>
                <w:sz w:val="18"/>
                <w:szCs w:val="18"/>
              </w:rPr>
            </w:pPr>
            <w:r>
              <w:rPr>
                <w:rFonts w:hint="eastAsia"/>
                <w:color w:val="000000"/>
                <w:sz w:val="18"/>
                <w:szCs w:val="18"/>
              </w:rPr>
              <w:t>20001003</w:t>
            </w:r>
          </w:p>
        </w:tc>
        <w:tc>
          <w:tcPr>
            <w:tcW w:w="1754" w:type="dxa"/>
          </w:tcPr>
          <w:p w14:paraId="7D7FFFBA">
            <w:pPr>
              <w:spacing w:before="156" w:beforeLines="50" w:line="300" w:lineRule="auto"/>
              <w:rPr>
                <w:sz w:val="18"/>
                <w:szCs w:val="18"/>
              </w:rPr>
            </w:pPr>
            <w:r>
              <w:rPr>
                <w:sz w:val="18"/>
                <w:szCs w:val="18"/>
              </w:rPr>
              <w:t>N/A</w:t>
            </w:r>
          </w:p>
        </w:tc>
      </w:tr>
      <w:tr w14:paraId="42D62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C4E0CF4">
            <w:pPr>
              <w:spacing w:before="156" w:beforeLines="50" w:line="300" w:lineRule="auto"/>
              <w:rPr>
                <w:sz w:val="18"/>
                <w:szCs w:val="18"/>
              </w:rPr>
            </w:pPr>
            <w:r>
              <w:rPr>
                <w:sz w:val="18"/>
                <w:szCs w:val="18"/>
              </w:rPr>
              <w:t>&lt;</w:t>
            </w:r>
            <w:r>
              <w:rPr>
                <w:rFonts w:hint="eastAsia"/>
                <w:sz w:val="18"/>
                <w:szCs w:val="18"/>
              </w:rPr>
              <w:t>D</w:t>
            </w:r>
            <w:r>
              <w:rPr>
                <w:sz w:val="18"/>
                <w:szCs w:val="18"/>
              </w:rPr>
              <w:t>EPTID&gt;</w:t>
            </w:r>
          </w:p>
        </w:tc>
        <w:tc>
          <w:tcPr>
            <w:tcW w:w="1620" w:type="dxa"/>
          </w:tcPr>
          <w:p w14:paraId="354D4DA5">
            <w:pPr>
              <w:spacing w:before="156" w:beforeLines="50" w:line="300" w:lineRule="auto"/>
              <w:rPr>
                <w:sz w:val="18"/>
                <w:szCs w:val="18"/>
              </w:rPr>
            </w:pPr>
            <w:r>
              <w:rPr>
                <w:rFonts w:hint="eastAsia"/>
                <w:sz w:val="18"/>
                <w:szCs w:val="18"/>
              </w:rPr>
              <w:t>部门I</w:t>
            </w:r>
            <w:r>
              <w:rPr>
                <w:sz w:val="18"/>
                <w:szCs w:val="18"/>
              </w:rPr>
              <w:t>D</w:t>
            </w:r>
            <w:r>
              <w:rPr>
                <w:rFonts w:hint="eastAsia"/>
                <w:sz w:val="18"/>
                <w:szCs w:val="18"/>
              </w:rPr>
              <w:t>如果&lt;EMPL&gt;存在</w:t>
            </w:r>
            <w:r>
              <w:rPr>
                <w:sz w:val="18"/>
                <w:szCs w:val="18"/>
              </w:rPr>
              <w:t>M</w:t>
            </w:r>
          </w:p>
        </w:tc>
        <w:tc>
          <w:tcPr>
            <w:tcW w:w="1620" w:type="dxa"/>
          </w:tcPr>
          <w:p w14:paraId="3F39B939">
            <w:pPr>
              <w:spacing w:before="156" w:beforeLines="50" w:line="300" w:lineRule="auto"/>
              <w:rPr>
                <w:sz w:val="18"/>
                <w:szCs w:val="18"/>
              </w:rPr>
            </w:pPr>
            <w:r>
              <w:rPr>
                <w:sz w:val="18"/>
                <w:szCs w:val="18"/>
              </w:rPr>
              <w:t>S{1-32}</w:t>
            </w:r>
          </w:p>
        </w:tc>
        <w:tc>
          <w:tcPr>
            <w:tcW w:w="1260" w:type="dxa"/>
          </w:tcPr>
          <w:p w14:paraId="3289E292">
            <w:pPr>
              <w:spacing w:before="156" w:beforeLines="50" w:line="300" w:lineRule="auto"/>
              <w:rPr>
                <w:sz w:val="18"/>
                <w:szCs w:val="18"/>
              </w:rPr>
            </w:pPr>
            <w:r>
              <w:rPr>
                <w:sz w:val="18"/>
                <w:szCs w:val="18"/>
              </w:rPr>
              <w:t>N/A</w:t>
            </w:r>
          </w:p>
        </w:tc>
        <w:tc>
          <w:tcPr>
            <w:tcW w:w="720" w:type="dxa"/>
          </w:tcPr>
          <w:p w14:paraId="3E515858">
            <w:pPr>
              <w:spacing w:before="156" w:beforeLines="50" w:line="300" w:lineRule="auto"/>
              <w:rPr>
                <w:sz w:val="18"/>
                <w:szCs w:val="18"/>
              </w:rPr>
            </w:pPr>
            <w:r>
              <w:rPr>
                <w:sz w:val="18"/>
                <w:szCs w:val="18"/>
              </w:rPr>
              <w:t>10</w:t>
            </w:r>
          </w:p>
        </w:tc>
        <w:tc>
          <w:tcPr>
            <w:tcW w:w="1754" w:type="dxa"/>
          </w:tcPr>
          <w:p w14:paraId="5D3C29AA">
            <w:pPr>
              <w:spacing w:before="156" w:beforeLines="50" w:line="300" w:lineRule="auto"/>
              <w:rPr>
                <w:sz w:val="18"/>
                <w:szCs w:val="18"/>
              </w:rPr>
            </w:pPr>
            <w:r>
              <w:rPr>
                <w:sz w:val="18"/>
                <w:szCs w:val="18"/>
              </w:rPr>
              <w:t>N/A</w:t>
            </w:r>
          </w:p>
        </w:tc>
      </w:tr>
      <w:tr w14:paraId="4B25C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257FE8D">
            <w:pPr>
              <w:spacing w:before="156" w:beforeLines="50" w:line="300" w:lineRule="auto"/>
              <w:rPr>
                <w:sz w:val="18"/>
                <w:szCs w:val="18"/>
              </w:rPr>
            </w:pPr>
            <w:r>
              <w:rPr>
                <w:sz w:val="18"/>
                <w:szCs w:val="18"/>
              </w:rPr>
              <w:t>&lt;DUTY&gt;</w:t>
            </w:r>
          </w:p>
        </w:tc>
        <w:tc>
          <w:tcPr>
            <w:tcW w:w="1620" w:type="dxa"/>
          </w:tcPr>
          <w:p w14:paraId="453336D5">
            <w:pPr>
              <w:spacing w:before="156" w:beforeLines="50" w:line="300" w:lineRule="auto"/>
              <w:rPr>
                <w:sz w:val="18"/>
                <w:szCs w:val="18"/>
              </w:rPr>
            </w:pPr>
            <w:r>
              <w:rPr>
                <w:rFonts w:hint="eastAsia"/>
                <w:sz w:val="18"/>
                <w:szCs w:val="18"/>
              </w:rPr>
              <w:t>员工实时上班信息信息标签</w:t>
            </w:r>
            <w:r>
              <w:rPr>
                <w:sz w:val="18"/>
                <w:szCs w:val="18"/>
              </w:rPr>
              <w:t>M</w:t>
            </w:r>
          </w:p>
        </w:tc>
        <w:tc>
          <w:tcPr>
            <w:tcW w:w="1620" w:type="dxa"/>
          </w:tcPr>
          <w:p w14:paraId="406698A8">
            <w:pPr>
              <w:spacing w:before="156" w:beforeLines="50" w:line="300" w:lineRule="auto"/>
              <w:rPr>
                <w:sz w:val="18"/>
                <w:szCs w:val="18"/>
              </w:rPr>
            </w:pPr>
            <w:r>
              <w:rPr>
                <w:sz w:val="18"/>
                <w:szCs w:val="18"/>
              </w:rPr>
              <w:t>N/A</w:t>
            </w:r>
          </w:p>
        </w:tc>
        <w:tc>
          <w:tcPr>
            <w:tcW w:w="1260" w:type="dxa"/>
          </w:tcPr>
          <w:p w14:paraId="0B23C52E">
            <w:pPr>
              <w:spacing w:before="156" w:beforeLines="50" w:line="300" w:lineRule="auto"/>
              <w:rPr>
                <w:sz w:val="18"/>
                <w:szCs w:val="18"/>
              </w:rPr>
            </w:pPr>
            <w:r>
              <w:rPr>
                <w:sz w:val="18"/>
                <w:szCs w:val="18"/>
              </w:rPr>
              <w:t>N/A</w:t>
            </w:r>
          </w:p>
        </w:tc>
        <w:tc>
          <w:tcPr>
            <w:tcW w:w="720" w:type="dxa"/>
          </w:tcPr>
          <w:p w14:paraId="0F663173">
            <w:pPr>
              <w:spacing w:before="156" w:beforeLines="50" w:line="300" w:lineRule="auto"/>
              <w:rPr>
                <w:sz w:val="18"/>
                <w:szCs w:val="18"/>
              </w:rPr>
            </w:pPr>
            <w:r>
              <w:rPr>
                <w:sz w:val="18"/>
                <w:szCs w:val="18"/>
              </w:rPr>
              <w:t>N/A</w:t>
            </w:r>
          </w:p>
        </w:tc>
        <w:tc>
          <w:tcPr>
            <w:tcW w:w="1754" w:type="dxa"/>
          </w:tcPr>
          <w:p w14:paraId="4D4F55BC">
            <w:pPr>
              <w:spacing w:before="156" w:beforeLines="50" w:line="300" w:lineRule="auto"/>
              <w:rPr>
                <w:sz w:val="18"/>
                <w:szCs w:val="18"/>
              </w:rPr>
            </w:pPr>
            <w:r>
              <w:rPr>
                <w:rFonts w:hint="eastAsia"/>
                <w:sz w:val="18"/>
                <w:szCs w:val="18"/>
              </w:rPr>
              <w:t>参考DT</w:t>
            </w:r>
            <w:r>
              <w:rPr>
                <w:sz w:val="18"/>
                <w:szCs w:val="18"/>
              </w:rPr>
              <w:t>U</w:t>
            </w:r>
            <w:r>
              <w:rPr>
                <w:rFonts w:hint="eastAsia"/>
                <w:sz w:val="18"/>
                <w:szCs w:val="18"/>
              </w:rPr>
              <w:t>E</w:t>
            </w:r>
            <w:r>
              <w:rPr>
                <w:sz w:val="18"/>
                <w:szCs w:val="18"/>
              </w:rPr>
              <w:t>的</w:t>
            </w:r>
            <w:r>
              <w:rPr>
                <w:rFonts w:hint="eastAsia"/>
                <w:sz w:val="18"/>
                <w:szCs w:val="18"/>
              </w:rPr>
              <w:t>&lt;</w:t>
            </w:r>
            <w:r>
              <w:rPr>
                <w:sz w:val="18"/>
                <w:szCs w:val="18"/>
              </w:rPr>
              <w:t>DUTY&gt;标签组</w:t>
            </w:r>
          </w:p>
        </w:tc>
      </w:tr>
    </w:tbl>
    <w:p w14:paraId="2B5364AC">
      <w:pPr>
        <w:pStyle w:val="8"/>
        <w:widowControl w:val="0"/>
        <w:spacing w:line="360" w:lineRule="auto"/>
        <w:jc w:val="both"/>
        <w:rPr>
          <w:rFonts w:ascii="宋体"/>
          <w:szCs w:val="30"/>
        </w:rPr>
      </w:pPr>
      <w:r>
        <w:rPr>
          <w:rFonts w:ascii="宋体" w:hAnsi="宋体"/>
          <w:szCs w:val="30"/>
        </w:rPr>
        <w:t>XML</w:t>
      </w:r>
      <w:r>
        <w:rPr>
          <w:rFonts w:hint="eastAsia" w:ascii="宋体" w:hAnsi="宋体"/>
          <w:szCs w:val="30"/>
        </w:rPr>
        <w:t>样例</w:t>
      </w:r>
    </w:p>
    <w:p w14:paraId="312FFABA">
      <w:r>
        <w:t>&lt;?xml version="1.0" encoding="UTF-8"?&gt;</w:t>
      </w:r>
      <w:r>
        <w:br w:type="textWrapping"/>
      </w:r>
      <w:r>
        <w:t>&lt;MSG&gt;</w:t>
      </w:r>
      <w:r>
        <w:br w:type="textWrapping"/>
      </w:r>
      <w:r>
        <w:t>    &lt;META&gt;</w:t>
      </w:r>
      <w:r>
        <w:br w:type="textWrapping"/>
      </w:r>
      <w:r>
        <w:t>        &lt;SNDR&gt;SCMS&lt;/SNDR&gt;</w:t>
      </w:r>
      <w:r>
        <w:br w:type="textWrapping"/>
      </w:r>
      <w:r>
        <w:t>        &lt;RCVR&gt;OMMS&lt;/RCVR&gt;</w:t>
      </w:r>
      <w:r>
        <w:br w:type="textWrapping"/>
      </w:r>
      <w:r>
        <w:t>        &lt;SEQN&gt;1&lt;/SEQN&gt;</w:t>
      </w:r>
      <w:r>
        <w:br w:type="textWrapping"/>
      </w:r>
      <w:r>
        <w:t>        &lt;DDTM&gt;2010010223000&lt;/DDTM&gt;</w:t>
      </w:r>
      <w:r>
        <w:br w:type="textWrapping"/>
      </w:r>
      <w:r>
        <w:t>        &lt;TYPE&gt;PBME&lt;/TYPE&gt;</w:t>
      </w:r>
      <w:r>
        <w:br w:type="textWrapping"/>
      </w:r>
      <w:r>
        <w:t>        &lt;STYP&gt;DTDL&lt;/STYP&gt;</w:t>
      </w:r>
      <w:r>
        <w:br w:type="textWrapping"/>
      </w:r>
      <w:r>
        <w:t>    &lt;/META&gt;</w:t>
      </w:r>
      <w:r>
        <w:br w:type="textWrapping"/>
      </w:r>
      <w:r>
        <w:t>    &lt;RECD&gt;2&lt;/RECD&gt;</w:t>
      </w:r>
      <w:r>
        <w:br w:type="textWrapping"/>
      </w:r>
      <w:r>
        <w:t>    &lt;SCDATE&gt;20100102&lt;/SCDATE&gt;</w:t>
      </w:r>
      <w:r>
        <w:br w:type="textWrapping"/>
      </w:r>
      <w:r>
        <w:t>    &lt;DEPTID&gt;101&lt;/DEPTID</w:t>
      </w:r>
      <w:r>
        <w:rPr>
          <w:rFonts w:hint="eastAsia"/>
          <w:lang w:val="en-US" w:eastAsia="zh-CN"/>
        </w:rPr>
        <w:t>&gt;</w:t>
      </w:r>
      <w:bookmarkStart w:id="26" w:name="_GoBack"/>
      <w:bookmarkEnd w:id="26"/>
      <w:r>
        <w:br w:type="textWrapping"/>
      </w:r>
      <w:r>
        <w:t>    &lt;DUTY&gt;</w:t>
      </w:r>
      <w:r>
        <w:br w:type="textWrapping"/>
      </w:r>
      <w:r>
        <w:t>        &lt;ID&gt;101098&lt;/ID&gt;</w:t>
      </w:r>
      <w:r>
        <w:br w:type="textWrapping"/>
      </w:r>
      <w:r>
        <w:t>        </w:t>
      </w:r>
      <w:r>
        <w:rPr>
          <w:rFonts w:hint="eastAsia"/>
        </w:rPr>
        <w:t>&lt;CODE&gt;</w:t>
      </w:r>
      <w:r>
        <w:t>101098</w:t>
      </w:r>
      <w:r>
        <w:rPr>
          <w:rFonts w:hint="eastAsia"/>
        </w:rPr>
        <w:t>&lt;/CODE&gt;</w:t>
      </w:r>
      <w:r>
        <w:br w:type="textWrapping"/>
      </w:r>
      <w:r>
        <w:t>        &lt;NAME&gt;</w:t>
      </w:r>
      <w:r>
        <w:rPr>
          <w:rFonts w:hint="eastAsia"/>
        </w:rPr>
        <w:t>张三</w:t>
      </w:r>
      <w:r>
        <w:t>&lt;/NAME&gt;</w:t>
      </w:r>
      <w:r>
        <w:br w:type="textWrapping"/>
      </w:r>
      <w:r>
        <w:t>        &lt;FACTINTIME&gt;2010010223000&lt;/FACTINTIME&gt;</w:t>
      </w:r>
      <w:r>
        <w:br w:type="textWrapping"/>
      </w:r>
      <w:r>
        <w:t>        &lt;FACTOUTTIME&gt;2010010223000&lt;/FACTOUTTIME&gt;</w:t>
      </w:r>
    </w:p>
    <w:p w14:paraId="09DD6D70">
      <w:pPr>
        <w:ind w:firstLine="1920" w:firstLineChars="800"/>
        <w:rPr>
          <w:rFonts w:hint="eastAsia"/>
          <w:lang w:val="en-US" w:eastAsia="zh-CN"/>
        </w:rPr>
      </w:pPr>
      <w:r>
        <w:rPr>
          <w:rFonts w:hint="eastAsia"/>
          <w:lang w:val="en-US" w:eastAsia="zh-CN"/>
        </w:rPr>
        <w:t>&lt;PLACE&gt;打卡地点&lt;/PLACE&gt;</w:t>
      </w:r>
    </w:p>
    <w:p w14:paraId="056A414D">
      <w:pPr>
        <w:ind w:firstLine="1860" w:firstLineChars="775"/>
      </w:pPr>
      <w:r>
        <w:rPr>
          <w:rFonts w:hint="eastAsia"/>
          <w:lang w:val="en-US" w:eastAsia="zh-CN"/>
        </w:rPr>
        <w:t>&lt;COORDINATE&gt;113.300356,23.369004&lt;/COORDINATE&gt;</w:t>
      </w:r>
      <w:r>
        <w:br w:type="textWrapping"/>
      </w:r>
      <w:r>
        <w:t>    &lt;/DUTY&gt;</w:t>
      </w:r>
      <w:r>
        <w:br w:type="textWrapping"/>
      </w:r>
      <w:r>
        <w:t>    &lt;DUTY&gt;</w:t>
      </w:r>
      <w:r>
        <w:br w:type="textWrapping"/>
      </w:r>
      <w:r>
        <w:t>        &lt;ID&gt;101099&lt;/ID&gt;</w:t>
      </w:r>
      <w:r>
        <w:br w:type="textWrapping"/>
      </w:r>
      <w:r>
        <w:t>        </w:t>
      </w:r>
      <w:r>
        <w:rPr>
          <w:rFonts w:hint="eastAsia"/>
        </w:rPr>
        <w:t>&lt;CODE&gt;</w:t>
      </w:r>
      <w:r>
        <w:t>101090</w:t>
      </w:r>
      <w:r>
        <w:rPr>
          <w:rFonts w:hint="eastAsia"/>
        </w:rPr>
        <w:t>&lt;/CODE&gt;</w:t>
      </w:r>
      <w:r>
        <w:br w:type="textWrapping"/>
      </w:r>
      <w:r>
        <w:t>        &lt;NAME&gt;</w:t>
      </w:r>
      <w:r>
        <w:rPr>
          <w:rFonts w:hint="eastAsia"/>
        </w:rPr>
        <w:t>张一</w:t>
      </w:r>
      <w:r>
        <w:t>&lt;/NAME&gt;</w:t>
      </w:r>
      <w:r>
        <w:br w:type="textWrapping"/>
      </w:r>
      <w:r>
        <w:t>        &lt;FACTINTIME&gt;2010010223000&lt;/FACTINTIME&gt;</w:t>
      </w:r>
      <w:r>
        <w:br w:type="textWrapping"/>
      </w:r>
      <w:r>
        <w:t>        &lt;FACTOUTTIME&gt;2010010223000&lt;/FACTOUTTIME&gt;</w:t>
      </w:r>
    </w:p>
    <w:p w14:paraId="0C6EB167">
      <w:pPr>
        <w:ind w:firstLine="1920" w:firstLineChars="800"/>
        <w:rPr>
          <w:rFonts w:hint="eastAsia"/>
          <w:lang w:val="en-US" w:eastAsia="zh-CN"/>
        </w:rPr>
      </w:pPr>
      <w:r>
        <w:rPr>
          <w:rFonts w:hint="eastAsia"/>
          <w:lang w:val="en-US" w:eastAsia="zh-CN"/>
        </w:rPr>
        <w:t>&lt;PLACE&gt;打卡地点&lt;/PLACE&gt;</w:t>
      </w:r>
    </w:p>
    <w:p w14:paraId="78D5531E">
      <w:pPr>
        <w:ind w:firstLine="1920" w:firstLineChars="800"/>
      </w:pPr>
      <w:r>
        <w:rPr>
          <w:rFonts w:hint="eastAsia"/>
          <w:lang w:val="en-US" w:eastAsia="zh-CN"/>
        </w:rPr>
        <w:t>&lt;COORDINATE&gt;113.300356,23.369004&lt;/COORDINATE&gt;</w:t>
      </w:r>
      <w:r>
        <w:br w:type="textWrapping"/>
      </w:r>
      <w:r>
        <w:t>    &lt;/DUTY&gt;</w:t>
      </w:r>
      <w:r>
        <w:br w:type="textWrapping"/>
      </w:r>
      <w:r>
        <w:t>&lt;/MSG&gt;</w:t>
      </w:r>
    </w:p>
    <w:p w14:paraId="7F00D5EA">
      <w:pPr>
        <w:pStyle w:val="2"/>
      </w:pPr>
      <w:bookmarkStart w:id="25" w:name="_Toc8565"/>
      <w:r>
        <w:rPr>
          <w:rFonts w:hint="eastAsia"/>
        </w:rPr>
        <w:t>备注</w:t>
      </w:r>
      <w:bookmarkEnd w:id="25"/>
    </w:p>
    <w:p w14:paraId="4E3C22A2">
      <w:pPr>
        <w:ind w:firstLine="480"/>
        <w:rPr>
          <w:lang w:val="de-DE"/>
        </w:rPr>
      </w:pPr>
      <w:r>
        <w:rPr>
          <w:lang w:val="de-DE"/>
        </w:rPr>
        <w:t>无</w:t>
      </w:r>
    </w:p>
    <w:sectPr>
      <w:footerReference r:id="rId3" w:type="default"/>
      <w:pgSz w:w="11906" w:h="16838"/>
      <w:pgMar w:top="1440" w:right="1800" w:bottom="1440" w:left="1800" w:header="851" w:footer="992" w:gutter="0"/>
      <w:pgBorders w:offsetFrom="page">
        <w:top w:val="single" w:color="auto" w:sz="4" w:space="24"/>
        <w:left w:val="single" w:color="auto" w:sz="4" w:space="24"/>
        <w:bottom w:val="single" w:color="auto" w:sz="4" w:space="24"/>
        <w:right w:val="single" w:color="auto" w:sz="4" w:space="24"/>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Century">
    <w:panose1 w:val="02040604050505020304"/>
    <w:charset w:val="00"/>
    <w:family w:val="roman"/>
    <w:pitch w:val="default"/>
    <w:sig w:usb0="00000287" w:usb1="00000000" w:usb2="00000000" w:usb3="00000000" w:csb0="2000009F" w:csb1="DFD70000"/>
  </w:font>
  <w:font w:name="Batang">
    <w:altName w:val="Malgun Gothic"/>
    <w:panose1 w:val="02030600000101010101"/>
    <w:charset w:val="81"/>
    <w:family w:val="auto"/>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Microsoft JhengHei UI">
    <w:panose1 w:val="020B0604030504040204"/>
    <w:charset w:val="88"/>
    <w:family w:val="auto"/>
    <w:pitch w:val="default"/>
    <w:sig w:usb0="000002A7" w:usb1="28CF4400" w:usb2="00000016" w:usb3="00000000" w:csb0="00100009" w:csb1="00000000"/>
  </w:font>
  <w:font w:name="Verdana">
    <w:panose1 w:val="020B0604030504040204"/>
    <w:charset w:val="00"/>
    <w:family w:val="swiss"/>
    <w:pitch w:val="default"/>
    <w:sig w:usb0="A00006FF" w:usb1="4000205B" w:usb2="00000010" w:usb3="00000000" w:csb0="2000019F" w:csb1="00000000"/>
  </w:font>
  <w:font w:name="??">
    <w:altName w:val="Times New Roman"/>
    <w:panose1 w:val="00000000000000000000"/>
    <w:charset w:val="00"/>
    <w:family w:val="roma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4EE1D">
    <w:pPr>
      <w:pStyle w:val="26"/>
      <w:jc w:val="center"/>
    </w:pPr>
    <w:r>
      <w:rPr>
        <w:rStyle w:val="46"/>
      </w:rPr>
      <w:fldChar w:fldCharType="begin"/>
    </w:r>
    <w:r>
      <w:rPr>
        <w:rStyle w:val="46"/>
      </w:rPr>
      <w:instrText xml:space="preserve"> PAGE </w:instrText>
    </w:r>
    <w:r>
      <w:rPr>
        <w:rStyle w:val="46"/>
      </w:rPr>
      <w:fldChar w:fldCharType="separate"/>
    </w:r>
    <w:r>
      <w:rPr>
        <w:rStyle w:val="46"/>
      </w:rPr>
      <w:t>75</w:t>
    </w:r>
    <w:r>
      <w:rPr>
        <w:rStyle w:val="4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0000017"/>
    <w:multiLevelType w:val="multilevel"/>
    <w:tmpl w:val="00000017"/>
    <w:lvl w:ilvl="0" w:tentative="0">
      <w:start w:val="1"/>
      <w:numFmt w:val="decimal"/>
      <w:pStyle w:val="2"/>
      <w:lvlText w:val="%1"/>
      <w:lvlJc w:val="left"/>
      <w:pPr>
        <w:ind w:left="432" w:hanging="432"/>
      </w:pPr>
      <w:rPr>
        <w:rFonts w:hint="default" w:cs="Times New Roman"/>
        <w:color w:val="auto"/>
        <w:spacing w:val="0"/>
        <w:position w:val="0"/>
        <w:sz w:val="36"/>
      </w:rPr>
    </w:lvl>
    <w:lvl w:ilvl="1" w:tentative="0">
      <w:start w:val="1"/>
      <w:numFmt w:val="decimal"/>
      <w:pStyle w:val="3"/>
      <w:lvlText w:val="%1.%2"/>
      <w:lvlJc w:val="left"/>
      <w:pPr>
        <w:ind w:left="576" w:hanging="576"/>
      </w:pPr>
      <w:rPr>
        <w:rFonts w:hint="eastAsia" w:cs="Times New Roman"/>
        <w:sz w:val="30"/>
      </w:rPr>
    </w:lvl>
    <w:lvl w:ilvl="2" w:tentative="0">
      <w:start w:val="1"/>
      <w:numFmt w:val="decimal"/>
      <w:pStyle w:val="4"/>
      <w:lvlText w:val="%1.%2.%3"/>
      <w:lvlJc w:val="left"/>
      <w:pPr>
        <w:ind w:left="720" w:hanging="720"/>
      </w:pPr>
      <w:rPr>
        <w:rFonts w:hint="eastAsia" w:cs="Times New Roman"/>
        <w:sz w:val="28"/>
      </w:rPr>
    </w:lvl>
    <w:lvl w:ilvl="3" w:tentative="0">
      <w:start w:val="1"/>
      <w:numFmt w:val="decimal"/>
      <w:pStyle w:val="5"/>
      <w:lvlText w:val="%1.%2.%3.%4"/>
      <w:lvlJc w:val="left"/>
      <w:pPr>
        <w:ind w:left="864" w:hanging="864"/>
      </w:pPr>
      <w:rPr>
        <w:rFonts w:hint="eastAsia" w:cs="Times New Roman"/>
        <w:b/>
        <w:sz w:val="24"/>
      </w:rPr>
    </w:lvl>
    <w:lvl w:ilvl="4" w:tentative="0">
      <w:start w:val="1"/>
      <w:numFmt w:val="decimal"/>
      <w:pStyle w:val="6"/>
      <w:lvlText w:val="%1.%2.%3.%4.%5"/>
      <w:lvlJc w:val="left"/>
      <w:pPr>
        <w:ind w:left="1008" w:hanging="1008"/>
      </w:pPr>
      <w:rPr>
        <w:rFonts w:hint="eastAsia" w:cs="Times New Roman"/>
        <w:color w:val="auto"/>
      </w:rPr>
    </w:lvl>
    <w:lvl w:ilvl="5" w:tentative="0">
      <w:start w:val="1"/>
      <w:numFmt w:val="decimal"/>
      <w:pStyle w:val="7"/>
      <w:lvlText w:val="%1.%2.%3.%4.%5.%6"/>
      <w:lvlJc w:val="left"/>
      <w:pPr>
        <w:ind w:left="1152" w:hanging="1152"/>
      </w:pPr>
      <w:rPr>
        <w:rFonts w:hint="eastAsia" w:cs="Times New Roman"/>
      </w:rPr>
    </w:lvl>
    <w:lvl w:ilvl="6" w:tentative="0">
      <w:start w:val="1"/>
      <w:numFmt w:val="decimal"/>
      <w:pStyle w:val="8"/>
      <w:lvlText w:val="%1.%2.%3.%4.%5.%6.%7"/>
      <w:lvlJc w:val="left"/>
      <w:pPr>
        <w:ind w:left="1296" w:hanging="1296"/>
      </w:pPr>
      <w:rPr>
        <w:rFonts w:hint="eastAsia" w:cs="Times New Roman"/>
      </w:rPr>
    </w:lvl>
    <w:lvl w:ilvl="7" w:tentative="0">
      <w:start w:val="1"/>
      <w:numFmt w:val="decimal"/>
      <w:pStyle w:val="9"/>
      <w:lvlText w:val="%1.%2.%3.%4.%5.%6.%7.%8"/>
      <w:lvlJc w:val="left"/>
      <w:pPr>
        <w:ind w:left="1440" w:hanging="1440"/>
      </w:pPr>
      <w:rPr>
        <w:rFonts w:hint="eastAsia" w:cs="Times New Roman"/>
      </w:rPr>
    </w:lvl>
    <w:lvl w:ilvl="8" w:tentative="0">
      <w:start w:val="1"/>
      <w:numFmt w:val="decimal"/>
      <w:pStyle w:val="10"/>
      <w:lvlText w:val="%1.%2.%3.%4.%5.%6.%7.%8.%9"/>
      <w:lvlJc w:val="left"/>
      <w:pPr>
        <w:ind w:left="1584" w:hanging="1584"/>
      </w:pPr>
      <w:rPr>
        <w:rFonts w:hint="eastAsia" w:cs="Times New Roman"/>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余龙水">
    <w15:presenceInfo w15:providerId="WPS Office" w15:userId="2113822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hideSpellingErrors/>
  <w:documentProtection w:edit="readOnly"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2Mjg2YTZkZTMyMTYwY2M1OTQ5YzJlN2MyYmRjOGEifQ=="/>
  </w:docVars>
  <w:rsids>
    <w:rsidRoot w:val="00045A70"/>
    <w:rsid w:val="000009AD"/>
    <w:rsid w:val="00001B9D"/>
    <w:rsid w:val="00006B66"/>
    <w:rsid w:val="00006EC0"/>
    <w:rsid w:val="0002623C"/>
    <w:rsid w:val="00026B66"/>
    <w:rsid w:val="0002794E"/>
    <w:rsid w:val="0003020B"/>
    <w:rsid w:val="000328F6"/>
    <w:rsid w:val="000342BC"/>
    <w:rsid w:val="000350F7"/>
    <w:rsid w:val="000362E5"/>
    <w:rsid w:val="00040C31"/>
    <w:rsid w:val="00043692"/>
    <w:rsid w:val="00045A70"/>
    <w:rsid w:val="00051245"/>
    <w:rsid w:val="00052A15"/>
    <w:rsid w:val="000533E6"/>
    <w:rsid w:val="00056F73"/>
    <w:rsid w:val="00057A6C"/>
    <w:rsid w:val="00063555"/>
    <w:rsid w:val="000664D6"/>
    <w:rsid w:val="0007127C"/>
    <w:rsid w:val="00071439"/>
    <w:rsid w:val="00080FBB"/>
    <w:rsid w:val="000815F3"/>
    <w:rsid w:val="00083910"/>
    <w:rsid w:val="0008554D"/>
    <w:rsid w:val="000855BA"/>
    <w:rsid w:val="00085D5A"/>
    <w:rsid w:val="0008747D"/>
    <w:rsid w:val="00093C9D"/>
    <w:rsid w:val="0009422C"/>
    <w:rsid w:val="00096398"/>
    <w:rsid w:val="000A094A"/>
    <w:rsid w:val="000A37F9"/>
    <w:rsid w:val="000A4798"/>
    <w:rsid w:val="000A7A56"/>
    <w:rsid w:val="000B2057"/>
    <w:rsid w:val="000B5A4F"/>
    <w:rsid w:val="000B6DF1"/>
    <w:rsid w:val="000C523E"/>
    <w:rsid w:val="000D3DD2"/>
    <w:rsid w:val="000D55A1"/>
    <w:rsid w:val="000E31E1"/>
    <w:rsid w:val="000E3A73"/>
    <w:rsid w:val="000E3E9B"/>
    <w:rsid w:val="000E73A0"/>
    <w:rsid w:val="000F40EF"/>
    <w:rsid w:val="000F62A4"/>
    <w:rsid w:val="000F6BBF"/>
    <w:rsid w:val="00101209"/>
    <w:rsid w:val="00102C2B"/>
    <w:rsid w:val="00102C2F"/>
    <w:rsid w:val="00105163"/>
    <w:rsid w:val="00105482"/>
    <w:rsid w:val="001067F5"/>
    <w:rsid w:val="0012172C"/>
    <w:rsid w:val="00121965"/>
    <w:rsid w:val="00122101"/>
    <w:rsid w:val="00125756"/>
    <w:rsid w:val="001259C1"/>
    <w:rsid w:val="001266B6"/>
    <w:rsid w:val="00127193"/>
    <w:rsid w:val="00130EDD"/>
    <w:rsid w:val="00131EE1"/>
    <w:rsid w:val="0014331D"/>
    <w:rsid w:val="00143A31"/>
    <w:rsid w:val="00143AA5"/>
    <w:rsid w:val="00144907"/>
    <w:rsid w:val="00146450"/>
    <w:rsid w:val="00146E33"/>
    <w:rsid w:val="00147C33"/>
    <w:rsid w:val="00152508"/>
    <w:rsid w:val="00152A9D"/>
    <w:rsid w:val="00155523"/>
    <w:rsid w:val="00155C10"/>
    <w:rsid w:val="00156A0E"/>
    <w:rsid w:val="00157DE0"/>
    <w:rsid w:val="001617FD"/>
    <w:rsid w:val="0016607E"/>
    <w:rsid w:val="0016699E"/>
    <w:rsid w:val="00171FD9"/>
    <w:rsid w:val="0017229D"/>
    <w:rsid w:val="001723E8"/>
    <w:rsid w:val="00172648"/>
    <w:rsid w:val="00180CBA"/>
    <w:rsid w:val="0018464B"/>
    <w:rsid w:val="00184FB0"/>
    <w:rsid w:val="00190A4D"/>
    <w:rsid w:val="001910E8"/>
    <w:rsid w:val="001921BC"/>
    <w:rsid w:val="001925CA"/>
    <w:rsid w:val="0019311A"/>
    <w:rsid w:val="00195E62"/>
    <w:rsid w:val="00197670"/>
    <w:rsid w:val="00197EC6"/>
    <w:rsid w:val="001A1D1D"/>
    <w:rsid w:val="001A283E"/>
    <w:rsid w:val="001A35D4"/>
    <w:rsid w:val="001A5E02"/>
    <w:rsid w:val="001B3D71"/>
    <w:rsid w:val="001B547E"/>
    <w:rsid w:val="001B5E07"/>
    <w:rsid w:val="001B734E"/>
    <w:rsid w:val="001C1BBA"/>
    <w:rsid w:val="001D2A0F"/>
    <w:rsid w:val="001E0D72"/>
    <w:rsid w:val="001E3923"/>
    <w:rsid w:val="001E4372"/>
    <w:rsid w:val="001F050C"/>
    <w:rsid w:val="001F2018"/>
    <w:rsid w:val="001F4570"/>
    <w:rsid w:val="00205327"/>
    <w:rsid w:val="00206920"/>
    <w:rsid w:val="00206E20"/>
    <w:rsid w:val="002079E6"/>
    <w:rsid w:val="00207BCB"/>
    <w:rsid w:val="00210117"/>
    <w:rsid w:val="00214992"/>
    <w:rsid w:val="00217C4A"/>
    <w:rsid w:val="00221B06"/>
    <w:rsid w:val="00222A3D"/>
    <w:rsid w:val="002248E6"/>
    <w:rsid w:val="00225A19"/>
    <w:rsid w:val="0023119A"/>
    <w:rsid w:val="00232A9C"/>
    <w:rsid w:val="00232ED2"/>
    <w:rsid w:val="002341BF"/>
    <w:rsid w:val="00235345"/>
    <w:rsid w:val="00235850"/>
    <w:rsid w:val="00241994"/>
    <w:rsid w:val="00242171"/>
    <w:rsid w:val="0024249F"/>
    <w:rsid w:val="002469BF"/>
    <w:rsid w:val="002506B2"/>
    <w:rsid w:val="00251B8A"/>
    <w:rsid w:val="002531E3"/>
    <w:rsid w:val="002562A5"/>
    <w:rsid w:val="002615B2"/>
    <w:rsid w:val="00262639"/>
    <w:rsid w:val="00265474"/>
    <w:rsid w:val="002660E1"/>
    <w:rsid w:val="00271050"/>
    <w:rsid w:val="00271E50"/>
    <w:rsid w:val="0027400A"/>
    <w:rsid w:val="00275190"/>
    <w:rsid w:val="00277B95"/>
    <w:rsid w:val="002818B9"/>
    <w:rsid w:val="00283764"/>
    <w:rsid w:val="002838CD"/>
    <w:rsid w:val="00286D16"/>
    <w:rsid w:val="0029238A"/>
    <w:rsid w:val="002944A9"/>
    <w:rsid w:val="00296FBD"/>
    <w:rsid w:val="002A44F9"/>
    <w:rsid w:val="002A7742"/>
    <w:rsid w:val="002A7BC0"/>
    <w:rsid w:val="002B0B4C"/>
    <w:rsid w:val="002B22A2"/>
    <w:rsid w:val="002B4DBC"/>
    <w:rsid w:val="002C4D9C"/>
    <w:rsid w:val="002C56AF"/>
    <w:rsid w:val="002E6727"/>
    <w:rsid w:val="00300FD1"/>
    <w:rsid w:val="00302BFB"/>
    <w:rsid w:val="00307442"/>
    <w:rsid w:val="00312094"/>
    <w:rsid w:val="00312A1F"/>
    <w:rsid w:val="00320655"/>
    <w:rsid w:val="00324506"/>
    <w:rsid w:val="003245D3"/>
    <w:rsid w:val="00330E91"/>
    <w:rsid w:val="00334C3C"/>
    <w:rsid w:val="00334F78"/>
    <w:rsid w:val="00335A90"/>
    <w:rsid w:val="0033691E"/>
    <w:rsid w:val="00341E3C"/>
    <w:rsid w:val="0034376F"/>
    <w:rsid w:val="0034461C"/>
    <w:rsid w:val="003526C5"/>
    <w:rsid w:val="003551E0"/>
    <w:rsid w:val="0035749B"/>
    <w:rsid w:val="0036099A"/>
    <w:rsid w:val="00367C8D"/>
    <w:rsid w:val="00372BF7"/>
    <w:rsid w:val="00374F6C"/>
    <w:rsid w:val="003757BA"/>
    <w:rsid w:val="003770AB"/>
    <w:rsid w:val="00380FC4"/>
    <w:rsid w:val="00385454"/>
    <w:rsid w:val="0038706F"/>
    <w:rsid w:val="0039109C"/>
    <w:rsid w:val="00391716"/>
    <w:rsid w:val="00393150"/>
    <w:rsid w:val="00396279"/>
    <w:rsid w:val="00396613"/>
    <w:rsid w:val="00397137"/>
    <w:rsid w:val="003A0FC2"/>
    <w:rsid w:val="003A1E75"/>
    <w:rsid w:val="003A2027"/>
    <w:rsid w:val="003A2989"/>
    <w:rsid w:val="003A60B8"/>
    <w:rsid w:val="003B264C"/>
    <w:rsid w:val="003C0147"/>
    <w:rsid w:val="003C0F0A"/>
    <w:rsid w:val="003C1DB9"/>
    <w:rsid w:val="003C3ED3"/>
    <w:rsid w:val="003C5A3B"/>
    <w:rsid w:val="003D07B2"/>
    <w:rsid w:val="003D5910"/>
    <w:rsid w:val="003E086F"/>
    <w:rsid w:val="003E2E20"/>
    <w:rsid w:val="003E5CB8"/>
    <w:rsid w:val="003E786F"/>
    <w:rsid w:val="003E78EA"/>
    <w:rsid w:val="003F0F1F"/>
    <w:rsid w:val="003F11A0"/>
    <w:rsid w:val="003F5726"/>
    <w:rsid w:val="003F624D"/>
    <w:rsid w:val="003F68B1"/>
    <w:rsid w:val="00402118"/>
    <w:rsid w:val="0040261C"/>
    <w:rsid w:val="00403B2C"/>
    <w:rsid w:val="0040414B"/>
    <w:rsid w:val="004058D0"/>
    <w:rsid w:val="0041194E"/>
    <w:rsid w:val="00413753"/>
    <w:rsid w:val="00414A01"/>
    <w:rsid w:val="00423163"/>
    <w:rsid w:val="004235AC"/>
    <w:rsid w:val="004242A4"/>
    <w:rsid w:val="00424CC0"/>
    <w:rsid w:val="004278A7"/>
    <w:rsid w:val="00435F96"/>
    <w:rsid w:val="00440E4B"/>
    <w:rsid w:val="00447560"/>
    <w:rsid w:val="00466D71"/>
    <w:rsid w:val="004715FD"/>
    <w:rsid w:val="004741FE"/>
    <w:rsid w:val="004778A2"/>
    <w:rsid w:val="004829EC"/>
    <w:rsid w:val="00492E9B"/>
    <w:rsid w:val="004A24B7"/>
    <w:rsid w:val="004A3416"/>
    <w:rsid w:val="004A5BFD"/>
    <w:rsid w:val="004A5C52"/>
    <w:rsid w:val="004A683B"/>
    <w:rsid w:val="004B22D9"/>
    <w:rsid w:val="004B23CB"/>
    <w:rsid w:val="004B5971"/>
    <w:rsid w:val="004B794F"/>
    <w:rsid w:val="004B7A66"/>
    <w:rsid w:val="004C088E"/>
    <w:rsid w:val="004C1941"/>
    <w:rsid w:val="004C1AED"/>
    <w:rsid w:val="004C64BD"/>
    <w:rsid w:val="004D141C"/>
    <w:rsid w:val="004E41D0"/>
    <w:rsid w:val="004E6553"/>
    <w:rsid w:val="004F18C5"/>
    <w:rsid w:val="004F24BA"/>
    <w:rsid w:val="004F4772"/>
    <w:rsid w:val="004F6505"/>
    <w:rsid w:val="00504118"/>
    <w:rsid w:val="00504912"/>
    <w:rsid w:val="00504E08"/>
    <w:rsid w:val="005132A3"/>
    <w:rsid w:val="00514B37"/>
    <w:rsid w:val="00514CE8"/>
    <w:rsid w:val="00515ACB"/>
    <w:rsid w:val="00516322"/>
    <w:rsid w:val="00521CD0"/>
    <w:rsid w:val="0052249C"/>
    <w:rsid w:val="0052513A"/>
    <w:rsid w:val="005309F7"/>
    <w:rsid w:val="00531729"/>
    <w:rsid w:val="00533899"/>
    <w:rsid w:val="00535F96"/>
    <w:rsid w:val="005371E1"/>
    <w:rsid w:val="00537CF3"/>
    <w:rsid w:val="005405B7"/>
    <w:rsid w:val="00540C8D"/>
    <w:rsid w:val="00553099"/>
    <w:rsid w:val="0055332F"/>
    <w:rsid w:val="005533C4"/>
    <w:rsid w:val="00553A2C"/>
    <w:rsid w:val="0056494F"/>
    <w:rsid w:val="00565688"/>
    <w:rsid w:val="00573B17"/>
    <w:rsid w:val="00575634"/>
    <w:rsid w:val="00580646"/>
    <w:rsid w:val="005852EE"/>
    <w:rsid w:val="005863CF"/>
    <w:rsid w:val="005904B9"/>
    <w:rsid w:val="00593F76"/>
    <w:rsid w:val="00596570"/>
    <w:rsid w:val="00597EED"/>
    <w:rsid w:val="005A05D6"/>
    <w:rsid w:val="005A3930"/>
    <w:rsid w:val="005B0724"/>
    <w:rsid w:val="005B0DF7"/>
    <w:rsid w:val="005B21BB"/>
    <w:rsid w:val="005C208F"/>
    <w:rsid w:val="005C365C"/>
    <w:rsid w:val="005C36BF"/>
    <w:rsid w:val="005C4910"/>
    <w:rsid w:val="005C498A"/>
    <w:rsid w:val="005C4C2D"/>
    <w:rsid w:val="005C57A5"/>
    <w:rsid w:val="005C5CFF"/>
    <w:rsid w:val="005C6EFB"/>
    <w:rsid w:val="005C7989"/>
    <w:rsid w:val="005D5181"/>
    <w:rsid w:val="005D6F92"/>
    <w:rsid w:val="005D7C6D"/>
    <w:rsid w:val="005E1CE5"/>
    <w:rsid w:val="005E396F"/>
    <w:rsid w:val="005E3C5C"/>
    <w:rsid w:val="005E486B"/>
    <w:rsid w:val="005E494C"/>
    <w:rsid w:val="005E5309"/>
    <w:rsid w:val="005F30BF"/>
    <w:rsid w:val="005F6825"/>
    <w:rsid w:val="00602433"/>
    <w:rsid w:val="0060431D"/>
    <w:rsid w:val="00610B38"/>
    <w:rsid w:val="00610EE9"/>
    <w:rsid w:val="006133DD"/>
    <w:rsid w:val="00613C08"/>
    <w:rsid w:val="00615D75"/>
    <w:rsid w:val="006234C7"/>
    <w:rsid w:val="00627555"/>
    <w:rsid w:val="00635112"/>
    <w:rsid w:val="006356B8"/>
    <w:rsid w:val="006368D8"/>
    <w:rsid w:val="0063741F"/>
    <w:rsid w:val="006412FE"/>
    <w:rsid w:val="0064442D"/>
    <w:rsid w:val="006462C5"/>
    <w:rsid w:val="006468C7"/>
    <w:rsid w:val="0065565D"/>
    <w:rsid w:val="00657D34"/>
    <w:rsid w:val="00660143"/>
    <w:rsid w:val="006601F8"/>
    <w:rsid w:val="00663443"/>
    <w:rsid w:val="00664CA2"/>
    <w:rsid w:val="0067162D"/>
    <w:rsid w:val="00671E73"/>
    <w:rsid w:val="00674ACA"/>
    <w:rsid w:val="00674CF3"/>
    <w:rsid w:val="006765AA"/>
    <w:rsid w:val="00676F9C"/>
    <w:rsid w:val="006812EF"/>
    <w:rsid w:val="00681A45"/>
    <w:rsid w:val="00682074"/>
    <w:rsid w:val="00683560"/>
    <w:rsid w:val="00686524"/>
    <w:rsid w:val="0068684F"/>
    <w:rsid w:val="00687819"/>
    <w:rsid w:val="00691FE4"/>
    <w:rsid w:val="00693A00"/>
    <w:rsid w:val="00695C60"/>
    <w:rsid w:val="006A22CF"/>
    <w:rsid w:val="006B3D01"/>
    <w:rsid w:val="006B4D6E"/>
    <w:rsid w:val="006B6B4A"/>
    <w:rsid w:val="006C0EE0"/>
    <w:rsid w:val="006C1714"/>
    <w:rsid w:val="006C576C"/>
    <w:rsid w:val="006C5FC6"/>
    <w:rsid w:val="006C79BA"/>
    <w:rsid w:val="006D2620"/>
    <w:rsid w:val="006D3EB1"/>
    <w:rsid w:val="006D62F4"/>
    <w:rsid w:val="006D756A"/>
    <w:rsid w:val="006D774B"/>
    <w:rsid w:val="006D7896"/>
    <w:rsid w:val="006E0BDE"/>
    <w:rsid w:val="006F2745"/>
    <w:rsid w:val="006F32E1"/>
    <w:rsid w:val="006F35E8"/>
    <w:rsid w:val="00700970"/>
    <w:rsid w:val="00701288"/>
    <w:rsid w:val="007023C9"/>
    <w:rsid w:val="00707D64"/>
    <w:rsid w:val="00710105"/>
    <w:rsid w:val="00722F25"/>
    <w:rsid w:val="007262AC"/>
    <w:rsid w:val="007305E3"/>
    <w:rsid w:val="00741A93"/>
    <w:rsid w:val="00746627"/>
    <w:rsid w:val="00746972"/>
    <w:rsid w:val="00757F01"/>
    <w:rsid w:val="0076010A"/>
    <w:rsid w:val="0076177B"/>
    <w:rsid w:val="0076347B"/>
    <w:rsid w:val="00764343"/>
    <w:rsid w:val="007654A8"/>
    <w:rsid w:val="00767A05"/>
    <w:rsid w:val="007710E8"/>
    <w:rsid w:val="00782B81"/>
    <w:rsid w:val="00784764"/>
    <w:rsid w:val="007856D7"/>
    <w:rsid w:val="00787363"/>
    <w:rsid w:val="00787DD7"/>
    <w:rsid w:val="00794229"/>
    <w:rsid w:val="007957C3"/>
    <w:rsid w:val="00796806"/>
    <w:rsid w:val="007A1534"/>
    <w:rsid w:val="007A2B77"/>
    <w:rsid w:val="007A3593"/>
    <w:rsid w:val="007B26CC"/>
    <w:rsid w:val="007B30DC"/>
    <w:rsid w:val="007B5C07"/>
    <w:rsid w:val="007C0D62"/>
    <w:rsid w:val="007C306A"/>
    <w:rsid w:val="007C5FEA"/>
    <w:rsid w:val="007C60AA"/>
    <w:rsid w:val="007D0607"/>
    <w:rsid w:val="007D115F"/>
    <w:rsid w:val="007D14D6"/>
    <w:rsid w:val="007D254E"/>
    <w:rsid w:val="007D37F2"/>
    <w:rsid w:val="007E1326"/>
    <w:rsid w:val="007E1AC8"/>
    <w:rsid w:val="007F4BE9"/>
    <w:rsid w:val="007F7572"/>
    <w:rsid w:val="007F7C48"/>
    <w:rsid w:val="00803AD1"/>
    <w:rsid w:val="00804AE0"/>
    <w:rsid w:val="00810FE4"/>
    <w:rsid w:val="00814879"/>
    <w:rsid w:val="0082497B"/>
    <w:rsid w:val="00827FB7"/>
    <w:rsid w:val="008346BE"/>
    <w:rsid w:val="0083527B"/>
    <w:rsid w:val="008366C8"/>
    <w:rsid w:val="008418EC"/>
    <w:rsid w:val="008422F1"/>
    <w:rsid w:val="00844D55"/>
    <w:rsid w:val="00845F5B"/>
    <w:rsid w:val="00852E6D"/>
    <w:rsid w:val="008541A5"/>
    <w:rsid w:val="008544D7"/>
    <w:rsid w:val="0086045F"/>
    <w:rsid w:val="00861178"/>
    <w:rsid w:val="00872C17"/>
    <w:rsid w:val="008730BD"/>
    <w:rsid w:val="008779FA"/>
    <w:rsid w:val="00882183"/>
    <w:rsid w:val="00885AAB"/>
    <w:rsid w:val="0088725C"/>
    <w:rsid w:val="00887B3F"/>
    <w:rsid w:val="00887CA0"/>
    <w:rsid w:val="00887F2F"/>
    <w:rsid w:val="00891E9A"/>
    <w:rsid w:val="00893823"/>
    <w:rsid w:val="00893A1C"/>
    <w:rsid w:val="00894F68"/>
    <w:rsid w:val="008975C4"/>
    <w:rsid w:val="008A1FF5"/>
    <w:rsid w:val="008B07CA"/>
    <w:rsid w:val="008B1BDF"/>
    <w:rsid w:val="008B4386"/>
    <w:rsid w:val="008B59CD"/>
    <w:rsid w:val="008B6019"/>
    <w:rsid w:val="008B7FB6"/>
    <w:rsid w:val="008C4E45"/>
    <w:rsid w:val="008C5039"/>
    <w:rsid w:val="008C6C86"/>
    <w:rsid w:val="008D5FE1"/>
    <w:rsid w:val="008D75C1"/>
    <w:rsid w:val="008E062D"/>
    <w:rsid w:val="008E3A1E"/>
    <w:rsid w:val="008F0954"/>
    <w:rsid w:val="008F2262"/>
    <w:rsid w:val="008F2D83"/>
    <w:rsid w:val="008F44BF"/>
    <w:rsid w:val="008F5915"/>
    <w:rsid w:val="008F64CD"/>
    <w:rsid w:val="00900777"/>
    <w:rsid w:val="00904837"/>
    <w:rsid w:val="00914472"/>
    <w:rsid w:val="00916123"/>
    <w:rsid w:val="00916385"/>
    <w:rsid w:val="00925CBB"/>
    <w:rsid w:val="009311AB"/>
    <w:rsid w:val="009341C6"/>
    <w:rsid w:val="0093456A"/>
    <w:rsid w:val="00934867"/>
    <w:rsid w:val="009355F1"/>
    <w:rsid w:val="00942A79"/>
    <w:rsid w:val="00943477"/>
    <w:rsid w:val="00951B8A"/>
    <w:rsid w:val="00953B9D"/>
    <w:rsid w:val="0095771E"/>
    <w:rsid w:val="00962BB9"/>
    <w:rsid w:val="009630D5"/>
    <w:rsid w:val="009647CF"/>
    <w:rsid w:val="00967BB0"/>
    <w:rsid w:val="00974E1B"/>
    <w:rsid w:val="00975857"/>
    <w:rsid w:val="00984E06"/>
    <w:rsid w:val="00984F86"/>
    <w:rsid w:val="00991272"/>
    <w:rsid w:val="00991E2A"/>
    <w:rsid w:val="009A1E5B"/>
    <w:rsid w:val="009A48D4"/>
    <w:rsid w:val="009A4A23"/>
    <w:rsid w:val="009A5190"/>
    <w:rsid w:val="009A6685"/>
    <w:rsid w:val="009B0AEC"/>
    <w:rsid w:val="009B4E96"/>
    <w:rsid w:val="009B6449"/>
    <w:rsid w:val="009C033F"/>
    <w:rsid w:val="009D0B5F"/>
    <w:rsid w:val="009D504B"/>
    <w:rsid w:val="009D57AE"/>
    <w:rsid w:val="009D64E9"/>
    <w:rsid w:val="009D6617"/>
    <w:rsid w:val="009D7164"/>
    <w:rsid w:val="009E06E0"/>
    <w:rsid w:val="009E2858"/>
    <w:rsid w:val="009E3157"/>
    <w:rsid w:val="009E51E5"/>
    <w:rsid w:val="009F1463"/>
    <w:rsid w:val="009F1A88"/>
    <w:rsid w:val="009F28D5"/>
    <w:rsid w:val="009F37EE"/>
    <w:rsid w:val="009F55BE"/>
    <w:rsid w:val="00A01669"/>
    <w:rsid w:val="00A065DD"/>
    <w:rsid w:val="00A1113B"/>
    <w:rsid w:val="00A16D2D"/>
    <w:rsid w:val="00A223CB"/>
    <w:rsid w:val="00A224BF"/>
    <w:rsid w:val="00A24A37"/>
    <w:rsid w:val="00A25F7D"/>
    <w:rsid w:val="00A3201E"/>
    <w:rsid w:val="00A40E50"/>
    <w:rsid w:val="00A42002"/>
    <w:rsid w:val="00A534DF"/>
    <w:rsid w:val="00A552C7"/>
    <w:rsid w:val="00A579DF"/>
    <w:rsid w:val="00A60DD5"/>
    <w:rsid w:val="00A635AF"/>
    <w:rsid w:val="00A641EB"/>
    <w:rsid w:val="00A671ED"/>
    <w:rsid w:val="00A7595A"/>
    <w:rsid w:val="00A828A4"/>
    <w:rsid w:val="00A828C0"/>
    <w:rsid w:val="00A844A6"/>
    <w:rsid w:val="00A853BB"/>
    <w:rsid w:val="00A86670"/>
    <w:rsid w:val="00A86796"/>
    <w:rsid w:val="00A95CFD"/>
    <w:rsid w:val="00AA23DE"/>
    <w:rsid w:val="00AA28B8"/>
    <w:rsid w:val="00AA69C4"/>
    <w:rsid w:val="00AB4075"/>
    <w:rsid w:val="00AC1506"/>
    <w:rsid w:val="00AC2089"/>
    <w:rsid w:val="00AC2E71"/>
    <w:rsid w:val="00AC31C6"/>
    <w:rsid w:val="00AC5B14"/>
    <w:rsid w:val="00AC70FA"/>
    <w:rsid w:val="00AC7E4A"/>
    <w:rsid w:val="00AD06B8"/>
    <w:rsid w:val="00AD4ABA"/>
    <w:rsid w:val="00AD5413"/>
    <w:rsid w:val="00AD762B"/>
    <w:rsid w:val="00AD77E7"/>
    <w:rsid w:val="00AE02BD"/>
    <w:rsid w:val="00AE4E03"/>
    <w:rsid w:val="00AE5108"/>
    <w:rsid w:val="00AE6710"/>
    <w:rsid w:val="00AE7DB6"/>
    <w:rsid w:val="00AF4688"/>
    <w:rsid w:val="00AF6B8E"/>
    <w:rsid w:val="00AF6C3C"/>
    <w:rsid w:val="00AF78EB"/>
    <w:rsid w:val="00B003F3"/>
    <w:rsid w:val="00B00D94"/>
    <w:rsid w:val="00B03343"/>
    <w:rsid w:val="00B037A4"/>
    <w:rsid w:val="00B04A37"/>
    <w:rsid w:val="00B04C75"/>
    <w:rsid w:val="00B04F8A"/>
    <w:rsid w:val="00B0681C"/>
    <w:rsid w:val="00B103E2"/>
    <w:rsid w:val="00B121C3"/>
    <w:rsid w:val="00B12593"/>
    <w:rsid w:val="00B146A0"/>
    <w:rsid w:val="00B162C1"/>
    <w:rsid w:val="00B16605"/>
    <w:rsid w:val="00B166D3"/>
    <w:rsid w:val="00B17797"/>
    <w:rsid w:val="00B20F42"/>
    <w:rsid w:val="00B22ED9"/>
    <w:rsid w:val="00B243AC"/>
    <w:rsid w:val="00B24F7F"/>
    <w:rsid w:val="00B278D4"/>
    <w:rsid w:val="00B420E4"/>
    <w:rsid w:val="00B45268"/>
    <w:rsid w:val="00B45B2D"/>
    <w:rsid w:val="00B47BEF"/>
    <w:rsid w:val="00B541DF"/>
    <w:rsid w:val="00B55C55"/>
    <w:rsid w:val="00B56878"/>
    <w:rsid w:val="00B57D2E"/>
    <w:rsid w:val="00B60D72"/>
    <w:rsid w:val="00B61127"/>
    <w:rsid w:val="00B62D0B"/>
    <w:rsid w:val="00B8420D"/>
    <w:rsid w:val="00B846A9"/>
    <w:rsid w:val="00B85E21"/>
    <w:rsid w:val="00B90350"/>
    <w:rsid w:val="00B92044"/>
    <w:rsid w:val="00B9454B"/>
    <w:rsid w:val="00B954AC"/>
    <w:rsid w:val="00B964B1"/>
    <w:rsid w:val="00BA542E"/>
    <w:rsid w:val="00BA60D6"/>
    <w:rsid w:val="00BA68E6"/>
    <w:rsid w:val="00BB34C5"/>
    <w:rsid w:val="00BB6CA2"/>
    <w:rsid w:val="00BC17F0"/>
    <w:rsid w:val="00BC512F"/>
    <w:rsid w:val="00BC64CE"/>
    <w:rsid w:val="00BD1147"/>
    <w:rsid w:val="00BD3331"/>
    <w:rsid w:val="00BD3790"/>
    <w:rsid w:val="00BD3ECC"/>
    <w:rsid w:val="00BD51F1"/>
    <w:rsid w:val="00BD5CD6"/>
    <w:rsid w:val="00BD7D8C"/>
    <w:rsid w:val="00BE0EFE"/>
    <w:rsid w:val="00BE35B4"/>
    <w:rsid w:val="00BE7F29"/>
    <w:rsid w:val="00BF2BA9"/>
    <w:rsid w:val="00C05025"/>
    <w:rsid w:val="00C06617"/>
    <w:rsid w:val="00C12FB5"/>
    <w:rsid w:val="00C1760C"/>
    <w:rsid w:val="00C17A08"/>
    <w:rsid w:val="00C23812"/>
    <w:rsid w:val="00C3649F"/>
    <w:rsid w:val="00C37A83"/>
    <w:rsid w:val="00C45129"/>
    <w:rsid w:val="00C52429"/>
    <w:rsid w:val="00C570D8"/>
    <w:rsid w:val="00C57390"/>
    <w:rsid w:val="00C610F9"/>
    <w:rsid w:val="00C62618"/>
    <w:rsid w:val="00C64441"/>
    <w:rsid w:val="00C676D5"/>
    <w:rsid w:val="00C70A0F"/>
    <w:rsid w:val="00C816BB"/>
    <w:rsid w:val="00C81F0F"/>
    <w:rsid w:val="00C83847"/>
    <w:rsid w:val="00C865C2"/>
    <w:rsid w:val="00C86999"/>
    <w:rsid w:val="00C908AB"/>
    <w:rsid w:val="00C91628"/>
    <w:rsid w:val="00C945C1"/>
    <w:rsid w:val="00C94CDD"/>
    <w:rsid w:val="00CA0DE9"/>
    <w:rsid w:val="00CA0E1F"/>
    <w:rsid w:val="00CA25DD"/>
    <w:rsid w:val="00CA62C9"/>
    <w:rsid w:val="00CB2D84"/>
    <w:rsid w:val="00CB3545"/>
    <w:rsid w:val="00CB5B01"/>
    <w:rsid w:val="00CB5EDE"/>
    <w:rsid w:val="00CB6040"/>
    <w:rsid w:val="00CB7DC4"/>
    <w:rsid w:val="00CC3E06"/>
    <w:rsid w:val="00CC6ED3"/>
    <w:rsid w:val="00CD0D77"/>
    <w:rsid w:val="00CD0E77"/>
    <w:rsid w:val="00CD1C64"/>
    <w:rsid w:val="00CD2DFF"/>
    <w:rsid w:val="00CD317C"/>
    <w:rsid w:val="00CD4B17"/>
    <w:rsid w:val="00CD4C02"/>
    <w:rsid w:val="00CD5763"/>
    <w:rsid w:val="00CD5EBB"/>
    <w:rsid w:val="00CE665D"/>
    <w:rsid w:val="00CE69E7"/>
    <w:rsid w:val="00CE7EE6"/>
    <w:rsid w:val="00CF197E"/>
    <w:rsid w:val="00CF39FA"/>
    <w:rsid w:val="00CF3BA3"/>
    <w:rsid w:val="00CF6F73"/>
    <w:rsid w:val="00D01646"/>
    <w:rsid w:val="00D042A8"/>
    <w:rsid w:val="00D142BD"/>
    <w:rsid w:val="00D17707"/>
    <w:rsid w:val="00D20463"/>
    <w:rsid w:val="00D23BEC"/>
    <w:rsid w:val="00D246A2"/>
    <w:rsid w:val="00D24C20"/>
    <w:rsid w:val="00D253C2"/>
    <w:rsid w:val="00D261B7"/>
    <w:rsid w:val="00D26C3A"/>
    <w:rsid w:val="00D35AA8"/>
    <w:rsid w:val="00D40023"/>
    <w:rsid w:val="00D4038F"/>
    <w:rsid w:val="00D439FC"/>
    <w:rsid w:val="00D46B0F"/>
    <w:rsid w:val="00D518F6"/>
    <w:rsid w:val="00D55DC6"/>
    <w:rsid w:val="00D5639F"/>
    <w:rsid w:val="00D577B4"/>
    <w:rsid w:val="00D62079"/>
    <w:rsid w:val="00D67A53"/>
    <w:rsid w:val="00D7045E"/>
    <w:rsid w:val="00D82655"/>
    <w:rsid w:val="00D82F8E"/>
    <w:rsid w:val="00D84EBE"/>
    <w:rsid w:val="00D8711F"/>
    <w:rsid w:val="00DA1A1D"/>
    <w:rsid w:val="00DA20E0"/>
    <w:rsid w:val="00DA2B1F"/>
    <w:rsid w:val="00DA3AA2"/>
    <w:rsid w:val="00DA3EE2"/>
    <w:rsid w:val="00DA7249"/>
    <w:rsid w:val="00DB437B"/>
    <w:rsid w:val="00DB4925"/>
    <w:rsid w:val="00DB78A9"/>
    <w:rsid w:val="00DC18F0"/>
    <w:rsid w:val="00DD296E"/>
    <w:rsid w:val="00DD3251"/>
    <w:rsid w:val="00DD3869"/>
    <w:rsid w:val="00DD503A"/>
    <w:rsid w:val="00DD5890"/>
    <w:rsid w:val="00DE217B"/>
    <w:rsid w:val="00DF68DE"/>
    <w:rsid w:val="00DF78B2"/>
    <w:rsid w:val="00E01F27"/>
    <w:rsid w:val="00E024BE"/>
    <w:rsid w:val="00E06183"/>
    <w:rsid w:val="00E11870"/>
    <w:rsid w:val="00E13CE1"/>
    <w:rsid w:val="00E15286"/>
    <w:rsid w:val="00E2584E"/>
    <w:rsid w:val="00E26567"/>
    <w:rsid w:val="00E36960"/>
    <w:rsid w:val="00E37F77"/>
    <w:rsid w:val="00E430AA"/>
    <w:rsid w:val="00E43D26"/>
    <w:rsid w:val="00E44382"/>
    <w:rsid w:val="00E54BE3"/>
    <w:rsid w:val="00E55FD7"/>
    <w:rsid w:val="00E56DB2"/>
    <w:rsid w:val="00E61197"/>
    <w:rsid w:val="00E629EF"/>
    <w:rsid w:val="00E67B1A"/>
    <w:rsid w:val="00E7033B"/>
    <w:rsid w:val="00E74F07"/>
    <w:rsid w:val="00E7509B"/>
    <w:rsid w:val="00E7721C"/>
    <w:rsid w:val="00E801A1"/>
    <w:rsid w:val="00E80F61"/>
    <w:rsid w:val="00E826AF"/>
    <w:rsid w:val="00E8530F"/>
    <w:rsid w:val="00E8639F"/>
    <w:rsid w:val="00E90E7A"/>
    <w:rsid w:val="00E91741"/>
    <w:rsid w:val="00EA27A9"/>
    <w:rsid w:val="00EA7E93"/>
    <w:rsid w:val="00EA7F21"/>
    <w:rsid w:val="00EB098D"/>
    <w:rsid w:val="00EB3234"/>
    <w:rsid w:val="00EB32EF"/>
    <w:rsid w:val="00EB3371"/>
    <w:rsid w:val="00EB4BB9"/>
    <w:rsid w:val="00EB52EC"/>
    <w:rsid w:val="00EC4C4D"/>
    <w:rsid w:val="00EC5631"/>
    <w:rsid w:val="00ED1A46"/>
    <w:rsid w:val="00ED3936"/>
    <w:rsid w:val="00ED44A3"/>
    <w:rsid w:val="00ED7499"/>
    <w:rsid w:val="00EE0328"/>
    <w:rsid w:val="00EF018A"/>
    <w:rsid w:val="00EF1733"/>
    <w:rsid w:val="00EF24E5"/>
    <w:rsid w:val="00EF7549"/>
    <w:rsid w:val="00F01E70"/>
    <w:rsid w:val="00F029B2"/>
    <w:rsid w:val="00F106E0"/>
    <w:rsid w:val="00F11CA7"/>
    <w:rsid w:val="00F23F9D"/>
    <w:rsid w:val="00F264F3"/>
    <w:rsid w:val="00F264FD"/>
    <w:rsid w:val="00F3139B"/>
    <w:rsid w:val="00F31E0E"/>
    <w:rsid w:val="00F37D0B"/>
    <w:rsid w:val="00F4275A"/>
    <w:rsid w:val="00F46A21"/>
    <w:rsid w:val="00F47285"/>
    <w:rsid w:val="00F47A04"/>
    <w:rsid w:val="00F51E4E"/>
    <w:rsid w:val="00F53282"/>
    <w:rsid w:val="00F54514"/>
    <w:rsid w:val="00F571E8"/>
    <w:rsid w:val="00F57F9A"/>
    <w:rsid w:val="00F64659"/>
    <w:rsid w:val="00F64E21"/>
    <w:rsid w:val="00F667AB"/>
    <w:rsid w:val="00F730BA"/>
    <w:rsid w:val="00F90E23"/>
    <w:rsid w:val="00F962D7"/>
    <w:rsid w:val="00FA692F"/>
    <w:rsid w:val="00FB4645"/>
    <w:rsid w:val="00FB7381"/>
    <w:rsid w:val="00FC1E0E"/>
    <w:rsid w:val="00FC36A5"/>
    <w:rsid w:val="00FC5878"/>
    <w:rsid w:val="00FD378E"/>
    <w:rsid w:val="00FD6DB7"/>
    <w:rsid w:val="00FD77DB"/>
    <w:rsid w:val="00FD7E8E"/>
    <w:rsid w:val="00FE22AF"/>
    <w:rsid w:val="00FE6113"/>
    <w:rsid w:val="00FE7BC4"/>
    <w:rsid w:val="00FF0E30"/>
    <w:rsid w:val="00FF10B4"/>
    <w:rsid w:val="00FF31F2"/>
    <w:rsid w:val="00FF7B6F"/>
    <w:rsid w:val="01487053"/>
    <w:rsid w:val="048F2336"/>
    <w:rsid w:val="05B82C95"/>
    <w:rsid w:val="073D53C7"/>
    <w:rsid w:val="12FA4B95"/>
    <w:rsid w:val="13D1738A"/>
    <w:rsid w:val="14773A8D"/>
    <w:rsid w:val="14DE1022"/>
    <w:rsid w:val="1A310B82"/>
    <w:rsid w:val="1BF34341"/>
    <w:rsid w:val="202A452D"/>
    <w:rsid w:val="2084461D"/>
    <w:rsid w:val="26CA56A8"/>
    <w:rsid w:val="2ADF2262"/>
    <w:rsid w:val="2F0812EE"/>
    <w:rsid w:val="2F2F3BF3"/>
    <w:rsid w:val="31A75FC0"/>
    <w:rsid w:val="33FF2C44"/>
    <w:rsid w:val="36FC050C"/>
    <w:rsid w:val="38A974A1"/>
    <w:rsid w:val="3A0E2B95"/>
    <w:rsid w:val="3A27008C"/>
    <w:rsid w:val="3C1557B6"/>
    <w:rsid w:val="3C720E5A"/>
    <w:rsid w:val="446259EC"/>
    <w:rsid w:val="488C619F"/>
    <w:rsid w:val="4D316F1E"/>
    <w:rsid w:val="4DA0036E"/>
    <w:rsid w:val="51005FD4"/>
    <w:rsid w:val="57A463FF"/>
    <w:rsid w:val="5B0B1E06"/>
    <w:rsid w:val="5B4677F2"/>
    <w:rsid w:val="5B4730C0"/>
    <w:rsid w:val="5D85155E"/>
    <w:rsid w:val="5E055EFB"/>
    <w:rsid w:val="5F487849"/>
    <w:rsid w:val="62957FCE"/>
    <w:rsid w:val="62C0339A"/>
    <w:rsid w:val="63DC22D0"/>
    <w:rsid w:val="6B8F5D6C"/>
    <w:rsid w:val="6BBF470C"/>
    <w:rsid w:val="6D0E3F42"/>
    <w:rsid w:val="739C45EE"/>
    <w:rsid w:val="75E50E82"/>
    <w:rsid w:val="7678780D"/>
    <w:rsid w:val="7C2241F2"/>
    <w:rsid w:val="7F4619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9" w:semiHidden="0" w:name="heading 3"/>
    <w:lsdException w:qFormat="1" w:unhideWhenUsed="0" w:uiPriority="9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0" w:semiHidden="0" w:name="heading 8"/>
    <w:lsdException w:qFormat="1" w:unhideWhenUsed="0" w:uiPriority="0" w:semiHidden="0" w:name="heading 9"/>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ocked="1"/>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ocked="1"/>
    <w:lsdException w:qFormat="1" w:unhideWhenUsed="0" w:uiPriority="0" w:semiHidden="0" w:name="caption"/>
    <w:lsdException w:qFormat="1" w:unhideWhenUsed="0" w:uiPriority="99" w:semiHidden="0" w:name="table of figures" w:locked="1"/>
    <w:lsdException w:uiPriority="99" w:name="envelope address" w:locked="1"/>
    <w:lsdException w:uiPriority="99" w:name="envelope return" w:locked="1"/>
    <w:lsdException w:uiPriority="99" w:name="footnote reference" w:locked="1"/>
    <w:lsdException w:qFormat="1" w:unhideWhenUsed="0" w:uiPriority="0" w:semiHidden="0" w:name="annotation reference"/>
    <w:lsdException w:uiPriority="99" w:name="line number" w:locked="1"/>
    <w:lsdException w:qFormat="1" w:unhideWhenUsed="0" w:uiPriority="0"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0" w:semiHidden="0" w:name="Title"/>
    <w:lsdException w:uiPriority="99" w:name="Closing" w:locked="1"/>
    <w:lsdException w:uiPriority="99" w:name="Signature" w:locked="1"/>
    <w:lsdException w:qFormat="1" w:uiPriority="1" w:name="Default Paragraph Font"/>
    <w:lsdException w:qFormat="1" w:unhideWhenUsed="0" w:uiPriority="0" w:semiHidden="0" w:name="Body Text" w:locked="1"/>
    <w:lsdException w:qFormat="1" w:unhideWhenUsed="0" w:uiPriority="0" w:semiHidden="0"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0" w:semiHidden="0" w:name="Subtitle"/>
    <w:lsdException w:uiPriority="99" w:name="Salutation" w:locked="1"/>
    <w:lsdException w:qFormat="1" w:unhideWhenUsed="0" w:uiPriority="0" w:semiHidden="0" w:name="Date"/>
    <w:lsdException w:qFormat="1" w:unhideWhenUsed="0" w:uiPriority="0" w:semiHidden="0" w:name="Body Text First Indent" w:locked="1"/>
    <w:lsdException w:uiPriority="99" w:name="Body Text First Indent 2" w:locked="1"/>
    <w:lsdException w:uiPriority="99" w:name="Note Heading" w:locked="1"/>
    <w:lsdException w:uiPriority="99" w:name="Body Text 2" w:locked="1"/>
    <w:lsdException w:qFormat="1" w:unhideWhenUsed="0" w:uiPriority="0" w:semiHidden="0" w:name="Body Text 3" w:locked="1"/>
    <w:lsdException w:qFormat="1" w:unhideWhenUsed="0" w:uiPriority="0" w:semiHidden="0" w:name="Body Text Indent 2"/>
    <w:lsdException w:uiPriority="99" w:name="Body Text Indent 3" w:locked="1"/>
    <w:lsdException w:uiPriority="99" w:name="Block Text" w:locked="1"/>
    <w:lsdException w:qFormat="1" w:unhideWhenUsed="0" w:uiPriority="99" w:semiHidden="0" w:name="Hyperlink"/>
    <w:lsdException w:qFormat="1" w:unhideWhenUsed="0" w:uiPriority="0" w:semiHidden="0" w:name="FollowedHyperlink"/>
    <w:lsdException w:qFormat="1" w:unhideWhenUsed="0" w:uiPriority="0" w:semiHidden="0" w:name="Strong" w:locked="1"/>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ocked="1"/>
    <w:lsdException w:qFormat="1" w:unhideWhenUsed="0" w:uiPriority="99" w:semiHidden="0"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qFormat="1" w:unhideWhenUsed="0" w:uiPriority="0" w:semiHidden="0" w:name="HTML Preformatted"/>
    <w:lsdException w:uiPriority="99" w:name="HTML Sample" w:locked="1"/>
    <w:lsdException w:uiPriority="99" w:name="HTML Typewriter" w:locked="1"/>
    <w:lsdException w:uiPriority="99" w:name="HTML Variable" w:locked="1"/>
    <w:lsdException w:qFormat="1" w:uiPriority="99" w:name="Normal Table"/>
    <w:lsdException w:qFormat="1" w:unhideWhenUsed="0" w:uiPriority="0" w:semiHidden="0" w:name="annotation subject"/>
    <w:lsdException w:uiPriority="99" w:name="Table Simple 1" w:locked="1"/>
    <w:lsdException w:uiPriority="99" w:name="Table Simple 2" w:locked="1"/>
    <w:lsdException w:qFormat="1" w:unhideWhenUsed="0" w:uiPriority="0" w:semiHidden="0"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qFormat="1" w:unhideWhenUsed="0" w:uiPriority="0" w:semiHidden="0" w:name="Table Web 1" w:locked="1"/>
    <w:lsdException w:uiPriority="99" w:name="Table Web 2" w:locked="1"/>
    <w:lsdException w:uiPriority="99" w:name="Table Web 3" w:locked="1"/>
    <w:lsdException w:qFormat="1" w:unhideWhenUsed="0" w:uiPriority="0" w:semiHidden="0" w:name="Balloon Text"/>
    <w:lsdException w:qFormat="1" w:unhideWhenUsed="0" w:uiPriority="0"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link w:val="51"/>
    <w:qFormat/>
    <w:uiPriority w:val="0"/>
    <w:pPr>
      <w:keepNext/>
      <w:keepLines/>
      <w:numPr>
        <w:ilvl w:val="0"/>
        <w:numId w:val="1"/>
      </w:numPr>
      <w:spacing w:before="360" w:after="120"/>
      <w:outlineLvl w:val="0"/>
    </w:pPr>
    <w:rPr>
      <w:rFonts w:eastAsia="黑体"/>
      <w:b/>
      <w:bCs/>
      <w:kern w:val="44"/>
      <w:sz w:val="32"/>
      <w:szCs w:val="44"/>
    </w:rPr>
  </w:style>
  <w:style w:type="paragraph" w:styleId="3">
    <w:name w:val="heading 2"/>
    <w:basedOn w:val="1"/>
    <w:next w:val="1"/>
    <w:link w:val="52"/>
    <w:qFormat/>
    <w:uiPriority w:val="0"/>
    <w:pPr>
      <w:keepNext/>
      <w:keepLines/>
      <w:numPr>
        <w:ilvl w:val="1"/>
        <w:numId w:val="1"/>
      </w:numPr>
      <w:spacing w:before="360" w:after="120"/>
      <w:ind w:left="0" w:firstLine="602" w:firstLineChars="200"/>
      <w:outlineLvl w:val="1"/>
    </w:pPr>
    <w:rPr>
      <w:rFonts w:ascii="Calibri Light" w:hAnsi="Calibri Light" w:eastAsia="黑体"/>
      <w:b/>
      <w:bCs/>
      <w:sz w:val="30"/>
      <w:szCs w:val="32"/>
    </w:rPr>
  </w:style>
  <w:style w:type="paragraph" w:styleId="4">
    <w:name w:val="heading 3"/>
    <w:basedOn w:val="1"/>
    <w:next w:val="1"/>
    <w:link w:val="53"/>
    <w:qFormat/>
    <w:uiPriority w:val="99"/>
    <w:pPr>
      <w:keepNext/>
      <w:keepLines/>
      <w:numPr>
        <w:ilvl w:val="2"/>
        <w:numId w:val="1"/>
      </w:numPr>
      <w:spacing w:beforeLines="360" w:afterLines="120"/>
      <w:outlineLvl w:val="2"/>
    </w:pPr>
    <w:rPr>
      <w:rFonts w:eastAsia="黑体"/>
      <w:b/>
      <w:bCs/>
      <w:sz w:val="28"/>
      <w:szCs w:val="32"/>
    </w:rPr>
  </w:style>
  <w:style w:type="paragraph" w:styleId="5">
    <w:name w:val="heading 4"/>
    <w:basedOn w:val="1"/>
    <w:next w:val="1"/>
    <w:link w:val="54"/>
    <w:qFormat/>
    <w:uiPriority w:val="99"/>
    <w:pPr>
      <w:keepNext/>
      <w:keepLines/>
      <w:numPr>
        <w:ilvl w:val="3"/>
        <w:numId w:val="1"/>
      </w:numPr>
      <w:spacing w:beforeLines="360" w:afterLines="120"/>
      <w:outlineLvl w:val="3"/>
    </w:pPr>
    <w:rPr>
      <w:rFonts w:ascii="Calibri Light" w:hAnsi="Calibri Light"/>
      <w:bCs/>
      <w:szCs w:val="28"/>
    </w:rPr>
  </w:style>
  <w:style w:type="paragraph" w:styleId="6">
    <w:name w:val="heading 5"/>
    <w:basedOn w:val="1"/>
    <w:next w:val="1"/>
    <w:link w:val="55"/>
    <w:qFormat/>
    <w:uiPriority w:val="9"/>
    <w:pPr>
      <w:keepNext/>
      <w:keepLines/>
      <w:numPr>
        <w:ilvl w:val="4"/>
        <w:numId w:val="1"/>
      </w:numPr>
      <w:tabs>
        <w:tab w:val="left" w:pos="1008"/>
      </w:tabs>
      <w:spacing w:before="360" w:after="120"/>
      <w:outlineLvl w:val="4"/>
    </w:pPr>
    <w:rPr>
      <w:rFonts w:ascii="Arial" w:hAnsi="Arial"/>
      <w:bCs/>
      <w:szCs w:val="28"/>
    </w:rPr>
  </w:style>
  <w:style w:type="paragraph" w:styleId="7">
    <w:name w:val="heading 6"/>
    <w:basedOn w:val="1"/>
    <w:next w:val="1"/>
    <w:link w:val="56"/>
    <w:qFormat/>
    <w:uiPriority w:val="9"/>
    <w:pPr>
      <w:keepNext/>
      <w:keepLines/>
      <w:numPr>
        <w:ilvl w:val="5"/>
        <w:numId w:val="1"/>
      </w:numPr>
      <w:tabs>
        <w:tab w:val="left" w:pos="1152"/>
      </w:tabs>
      <w:spacing w:before="1123" w:after="374"/>
      <w:outlineLvl w:val="5"/>
    </w:pPr>
    <w:rPr>
      <w:rFonts w:ascii="Arial" w:hAnsi="Arial"/>
      <w:bCs/>
    </w:rPr>
  </w:style>
  <w:style w:type="paragraph" w:styleId="8">
    <w:name w:val="heading 7"/>
    <w:basedOn w:val="1"/>
    <w:next w:val="1"/>
    <w:link w:val="57"/>
    <w:qFormat/>
    <w:uiPriority w:val="9"/>
    <w:pPr>
      <w:keepNext/>
      <w:keepLines/>
      <w:numPr>
        <w:ilvl w:val="6"/>
        <w:numId w:val="1"/>
      </w:numPr>
      <w:tabs>
        <w:tab w:val="left" w:pos="1296"/>
      </w:tabs>
      <w:spacing w:before="360" w:after="120"/>
      <w:outlineLvl w:val="6"/>
    </w:pPr>
    <w:rPr>
      <w:rFonts w:ascii="Arial" w:hAnsi="Arial"/>
      <w:bCs/>
    </w:rPr>
  </w:style>
  <w:style w:type="paragraph" w:styleId="9">
    <w:name w:val="heading 8"/>
    <w:basedOn w:val="1"/>
    <w:next w:val="1"/>
    <w:link w:val="58"/>
    <w:qFormat/>
    <w:uiPriority w:val="0"/>
    <w:pPr>
      <w:keepNext/>
      <w:keepLines/>
      <w:numPr>
        <w:ilvl w:val="7"/>
        <w:numId w:val="1"/>
      </w:numPr>
      <w:tabs>
        <w:tab w:val="left" w:pos="1440"/>
      </w:tabs>
      <w:spacing w:before="360" w:after="120"/>
      <w:outlineLvl w:val="7"/>
    </w:pPr>
    <w:rPr>
      <w:rFonts w:ascii="Arial" w:hAnsi="Arial"/>
    </w:rPr>
  </w:style>
  <w:style w:type="paragraph" w:styleId="10">
    <w:name w:val="heading 9"/>
    <w:basedOn w:val="1"/>
    <w:next w:val="1"/>
    <w:link w:val="59"/>
    <w:qFormat/>
    <w:uiPriority w:val="0"/>
    <w:pPr>
      <w:keepNext/>
      <w:keepLines/>
      <w:numPr>
        <w:ilvl w:val="8"/>
        <w:numId w:val="1"/>
      </w:numPr>
      <w:tabs>
        <w:tab w:val="left" w:pos="1584"/>
      </w:tabs>
      <w:spacing w:before="360" w:after="120"/>
      <w:outlineLvl w:val="8"/>
    </w:pPr>
    <w:rPr>
      <w:rFonts w:ascii="Arial" w:hAnsi="Arial"/>
      <w:szCs w:val="21"/>
    </w:rPr>
  </w:style>
  <w:style w:type="character" w:default="1" w:styleId="44">
    <w:name w:val="Default Paragraph Font"/>
    <w:semiHidden/>
    <w:unhideWhenUsed/>
    <w:qFormat/>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39"/>
    <w:pPr>
      <w:ind w:left="1260"/>
    </w:pPr>
    <w:rPr>
      <w:sz w:val="18"/>
      <w:szCs w:val="18"/>
    </w:rPr>
  </w:style>
  <w:style w:type="paragraph" w:styleId="12">
    <w:name w:val="Normal Indent"/>
    <w:basedOn w:val="1"/>
    <w:link w:val="77"/>
    <w:qFormat/>
    <w:uiPriority w:val="0"/>
    <w:pPr>
      <w:ind w:firstLine="420"/>
    </w:pPr>
    <w:rPr>
      <w:rFonts w:ascii="Calibri" w:hAnsi="Calibri"/>
      <w:sz w:val="28"/>
      <w:szCs w:val="20"/>
    </w:rPr>
  </w:style>
  <w:style w:type="paragraph" w:styleId="13">
    <w:name w:val="caption"/>
    <w:basedOn w:val="1"/>
    <w:next w:val="1"/>
    <w:qFormat/>
    <w:uiPriority w:val="0"/>
    <w:pPr>
      <w:spacing w:before="80" w:after="40" w:line="300" w:lineRule="exact"/>
      <w:jc w:val="center"/>
    </w:pPr>
    <w:rPr>
      <w:rFonts w:ascii="MS Mincho" w:hAnsi="Century"/>
      <w:b/>
      <w:sz w:val="20"/>
      <w:szCs w:val="20"/>
      <w:lang w:eastAsia="ja-JP"/>
    </w:rPr>
  </w:style>
  <w:style w:type="paragraph" w:styleId="14">
    <w:name w:val="Document Map"/>
    <w:basedOn w:val="1"/>
    <w:link w:val="89"/>
    <w:qFormat/>
    <w:uiPriority w:val="0"/>
    <w:pPr>
      <w:shd w:val="clear" w:color="auto" w:fill="000080"/>
    </w:pPr>
    <w:rPr>
      <w:rFonts w:ascii="Calibri" w:hAnsi="Calibri"/>
      <w:szCs w:val="20"/>
    </w:rPr>
  </w:style>
  <w:style w:type="paragraph" w:styleId="15">
    <w:name w:val="annotation text"/>
    <w:basedOn w:val="1"/>
    <w:link w:val="86"/>
    <w:qFormat/>
    <w:uiPriority w:val="0"/>
  </w:style>
  <w:style w:type="paragraph" w:styleId="16">
    <w:name w:val="Body Text 3"/>
    <w:basedOn w:val="1"/>
    <w:link w:val="135"/>
    <w:qFormat/>
    <w:locked/>
    <w:uiPriority w:val="0"/>
    <w:pPr>
      <w:spacing w:beforeLines="150"/>
      <w:ind w:firstLine="200" w:firstLineChars="200"/>
      <w:jc w:val="center"/>
    </w:pPr>
    <w:rPr>
      <w:spacing w:val="-20"/>
      <w:sz w:val="32"/>
    </w:rPr>
  </w:style>
  <w:style w:type="paragraph" w:styleId="17">
    <w:name w:val="Body Text"/>
    <w:basedOn w:val="1"/>
    <w:link w:val="129"/>
    <w:qFormat/>
    <w:locked/>
    <w:uiPriority w:val="0"/>
    <w:pPr>
      <w:spacing w:after="120"/>
      <w:ind w:firstLine="200" w:firstLineChars="200"/>
    </w:pPr>
    <w:rPr>
      <w:sz w:val="21"/>
    </w:rPr>
  </w:style>
  <w:style w:type="paragraph" w:styleId="18">
    <w:name w:val="Body Text Indent"/>
    <w:basedOn w:val="1"/>
    <w:link w:val="140"/>
    <w:qFormat/>
    <w:locked/>
    <w:uiPriority w:val="0"/>
    <w:pPr>
      <w:ind w:left="567" w:firstLine="200" w:firstLineChars="200"/>
    </w:pPr>
    <w:rPr>
      <w:sz w:val="21"/>
    </w:rPr>
  </w:style>
  <w:style w:type="paragraph" w:styleId="19">
    <w:name w:val="toc 5"/>
    <w:basedOn w:val="1"/>
    <w:next w:val="1"/>
    <w:qFormat/>
    <w:uiPriority w:val="39"/>
    <w:pPr>
      <w:ind w:left="840"/>
    </w:pPr>
    <w:rPr>
      <w:sz w:val="18"/>
      <w:szCs w:val="18"/>
    </w:rPr>
  </w:style>
  <w:style w:type="paragraph" w:styleId="20">
    <w:name w:val="toc 3"/>
    <w:basedOn w:val="1"/>
    <w:next w:val="1"/>
    <w:qFormat/>
    <w:uiPriority w:val="39"/>
    <w:pPr>
      <w:ind w:left="420"/>
    </w:pPr>
    <w:rPr>
      <w:i/>
      <w:iCs/>
      <w:sz w:val="20"/>
      <w:szCs w:val="20"/>
    </w:rPr>
  </w:style>
  <w:style w:type="paragraph" w:styleId="21">
    <w:name w:val="Plain Text"/>
    <w:basedOn w:val="1"/>
    <w:link w:val="95"/>
    <w:qFormat/>
    <w:uiPriority w:val="0"/>
    <w:rPr>
      <w:rFonts w:hAnsi="Courier New"/>
      <w:szCs w:val="20"/>
    </w:rPr>
  </w:style>
  <w:style w:type="paragraph" w:styleId="22">
    <w:name w:val="toc 8"/>
    <w:basedOn w:val="1"/>
    <w:next w:val="1"/>
    <w:qFormat/>
    <w:uiPriority w:val="39"/>
    <w:pPr>
      <w:ind w:left="1470"/>
    </w:pPr>
    <w:rPr>
      <w:sz w:val="18"/>
      <w:szCs w:val="18"/>
    </w:rPr>
  </w:style>
  <w:style w:type="paragraph" w:styleId="23">
    <w:name w:val="Date"/>
    <w:basedOn w:val="1"/>
    <w:next w:val="1"/>
    <w:link w:val="91"/>
    <w:qFormat/>
    <w:uiPriority w:val="0"/>
    <w:pPr>
      <w:ind w:left="100" w:leftChars="2500"/>
    </w:pPr>
    <w:rPr>
      <w:rFonts w:ascii="Calibri" w:hAnsi="Calibri"/>
      <w:szCs w:val="20"/>
    </w:rPr>
  </w:style>
  <w:style w:type="paragraph" w:styleId="24">
    <w:name w:val="Body Text Indent 2"/>
    <w:basedOn w:val="1"/>
    <w:link w:val="83"/>
    <w:qFormat/>
    <w:uiPriority w:val="0"/>
    <w:pPr>
      <w:ind w:firstLine="420"/>
    </w:pPr>
  </w:style>
  <w:style w:type="paragraph" w:styleId="25">
    <w:name w:val="Balloon Text"/>
    <w:basedOn w:val="1"/>
    <w:link w:val="84"/>
    <w:qFormat/>
    <w:uiPriority w:val="0"/>
    <w:rPr>
      <w:rFonts w:ascii="Calibri" w:hAnsi="Calibri"/>
      <w:sz w:val="18"/>
      <w:szCs w:val="20"/>
    </w:rPr>
  </w:style>
  <w:style w:type="paragraph" w:styleId="26">
    <w:name w:val="footer"/>
    <w:basedOn w:val="1"/>
    <w:link w:val="60"/>
    <w:qFormat/>
    <w:uiPriority w:val="99"/>
    <w:pPr>
      <w:tabs>
        <w:tab w:val="center" w:pos="4153"/>
        <w:tab w:val="right" w:pos="8306"/>
      </w:tabs>
      <w:snapToGrid w:val="0"/>
    </w:pPr>
    <w:rPr>
      <w:sz w:val="18"/>
      <w:szCs w:val="18"/>
    </w:rPr>
  </w:style>
  <w:style w:type="paragraph" w:styleId="27">
    <w:name w:val="header"/>
    <w:basedOn w:val="1"/>
    <w:link w:val="61"/>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after="120"/>
    </w:pPr>
    <w:rPr>
      <w:b/>
      <w:bCs/>
      <w:caps/>
      <w:sz w:val="20"/>
      <w:szCs w:val="20"/>
    </w:rPr>
  </w:style>
  <w:style w:type="paragraph" w:styleId="29">
    <w:name w:val="toc 4"/>
    <w:basedOn w:val="1"/>
    <w:next w:val="1"/>
    <w:qFormat/>
    <w:uiPriority w:val="39"/>
    <w:pPr>
      <w:ind w:left="630"/>
    </w:pPr>
    <w:rPr>
      <w:sz w:val="18"/>
      <w:szCs w:val="18"/>
    </w:rPr>
  </w:style>
  <w:style w:type="paragraph" w:styleId="30">
    <w:name w:val="Subtitle"/>
    <w:basedOn w:val="1"/>
    <w:next w:val="1"/>
    <w:link w:val="96"/>
    <w:qFormat/>
    <w:uiPriority w:val="0"/>
    <w:pPr>
      <w:keepNext/>
      <w:spacing w:before="300"/>
    </w:pPr>
    <w:rPr>
      <w:rFonts w:ascii="Arial" w:hAnsi="Arial" w:eastAsia="Batang"/>
      <w:b/>
      <w:sz w:val="22"/>
      <w:szCs w:val="20"/>
      <w:lang w:val="en-GB" w:eastAsia="en-US"/>
    </w:rPr>
  </w:style>
  <w:style w:type="paragraph" w:styleId="31">
    <w:name w:val="toc 6"/>
    <w:basedOn w:val="1"/>
    <w:next w:val="1"/>
    <w:qFormat/>
    <w:uiPriority w:val="39"/>
    <w:pPr>
      <w:ind w:left="1050"/>
    </w:pPr>
    <w:rPr>
      <w:sz w:val="18"/>
      <w:szCs w:val="18"/>
    </w:rPr>
  </w:style>
  <w:style w:type="paragraph" w:styleId="32">
    <w:name w:val="table of figures"/>
    <w:basedOn w:val="1"/>
    <w:next w:val="1"/>
    <w:qFormat/>
    <w:locked/>
    <w:uiPriority w:val="99"/>
    <w:pPr>
      <w:ind w:left="200" w:leftChars="200" w:hanging="200" w:hangingChars="200"/>
    </w:pPr>
    <w:rPr>
      <w:sz w:val="21"/>
    </w:rPr>
  </w:style>
  <w:style w:type="paragraph" w:styleId="33">
    <w:name w:val="toc 2"/>
    <w:basedOn w:val="1"/>
    <w:next w:val="1"/>
    <w:qFormat/>
    <w:uiPriority w:val="39"/>
    <w:pPr>
      <w:ind w:left="210"/>
    </w:pPr>
    <w:rPr>
      <w:smallCaps/>
      <w:sz w:val="20"/>
      <w:szCs w:val="20"/>
    </w:rPr>
  </w:style>
  <w:style w:type="paragraph" w:styleId="34">
    <w:name w:val="toc 9"/>
    <w:basedOn w:val="1"/>
    <w:next w:val="1"/>
    <w:qFormat/>
    <w:uiPriority w:val="39"/>
    <w:pPr>
      <w:ind w:left="1680"/>
    </w:pPr>
    <w:rPr>
      <w:sz w:val="18"/>
      <w:szCs w:val="18"/>
    </w:rPr>
  </w:style>
  <w:style w:type="paragraph" w:styleId="35">
    <w:name w:val="HTML Preformatted"/>
    <w:basedOn w:val="1"/>
    <w:link w:val="11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36">
    <w:name w:val="Normal (Web)"/>
    <w:basedOn w:val="1"/>
    <w:qFormat/>
    <w:locked/>
    <w:uiPriority w:val="99"/>
    <w:pPr>
      <w:spacing w:before="100" w:beforeAutospacing="1" w:after="100" w:afterAutospacing="1"/>
      <w:ind w:firstLine="200" w:firstLineChars="200"/>
    </w:pPr>
  </w:style>
  <w:style w:type="paragraph" w:styleId="37">
    <w:name w:val="Title"/>
    <w:basedOn w:val="1"/>
    <w:next w:val="1"/>
    <w:link w:val="93"/>
    <w:qFormat/>
    <w:uiPriority w:val="0"/>
    <w:pPr>
      <w:snapToGrid w:val="0"/>
      <w:jc w:val="center"/>
    </w:pPr>
    <w:rPr>
      <w:rFonts w:hAnsi="Calibri"/>
      <w:b/>
      <w:sz w:val="36"/>
      <w:szCs w:val="20"/>
    </w:rPr>
  </w:style>
  <w:style w:type="paragraph" w:styleId="38">
    <w:name w:val="annotation subject"/>
    <w:basedOn w:val="15"/>
    <w:next w:val="15"/>
    <w:link w:val="87"/>
    <w:qFormat/>
    <w:uiPriority w:val="0"/>
    <w:rPr>
      <w:rFonts w:ascii="Calibri" w:hAnsi="Calibri"/>
      <w:b/>
      <w:szCs w:val="20"/>
    </w:rPr>
  </w:style>
  <w:style w:type="paragraph" w:styleId="39">
    <w:name w:val="Body Text First Indent"/>
    <w:basedOn w:val="17"/>
    <w:link w:val="134"/>
    <w:qFormat/>
    <w:locked/>
    <w:uiPriority w:val="0"/>
    <w:pPr>
      <w:ind w:firstLine="420" w:firstLineChars="100"/>
    </w:pPr>
    <w:rPr>
      <w:rFonts w:ascii="Arial" w:hAnsi="Arial"/>
    </w:rPr>
  </w:style>
  <w:style w:type="table" w:styleId="41">
    <w:name w:val="Table Grid"/>
    <w:basedOn w:val="4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2">
    <w:name w:val="Table Simple 3"/>
    <w:basedOn w:val="40"/>
    <w:qFormat/>
    <w:locked/>
    <w:uiPriority w:val="0"/>
    <w:pPr>
      <w:widowControl w:val="0"/>
      <w:jc w:val="both"/>
    </w:pPr>
    <w:rPr>
      <w:rFonts w:ascii="Times New Roman" w:hAnsi="Times New Roman"/>
    </w:rPr>
    <w:tblPr>
      <w:tblBorders>
        <w:top w:val="dotted" w:color="auto" w:sz="4" w:space="0"/>
        <w:left w:val="dotted" w:color="auto" w:sz="4" w:space="0"/>
        <w:bottom w:val="dotted" w:color="auto" w:sz="4" w:space="0"/>
        <w:right w:val="dotted" w:color="auto" w:sz="4" w:space="0"/>
      </w:tblBorders>
      <w:tblCellMar>
        <w:top w:w="0" w:type="dxa"/>
        <w:left w:w="108" w:type="dxa"/>
        <w:bottom w:w="0" w:type="dxa"/>
        <w:right w:w="108" w:type="dxa"/>
      </w:tblCellMar>
    </w:tblPr>
    <w:tcPr>
      <w:shd w:val="clear" w:color="auto" w:fill="F3F3F3"/>
    </w:tcPr>
    <w:tblStylePr w:type="firstRow">
      <w:rPr>
        <w:rFonts w:eastAsia="Symbol"/>
        <w:b w:val="0"/>
        <w:bCs/>
        <w:i w:val="0"/>
        <w:color w:val="auto"/>
        <w:sz w:val="21"/>
        <w:szCs w:val="21"/>
      </w:rPr>
      <w:tblPr/>
      <w:tcPr>
        <w:tcBorders>
          <w:top w:val="dotted" w:color="auto" w:sz="4" w:space="0"/>
          <w:left w:val="dotted" w:color="auto" w:sz="4" w:space="0"/>
          <w:bottom w:val="dotted" w:color="auto" w:sz="4" w:space="0"/>
          <w:right w:val="dotted" w:color="auto" w:sz="4" w:space="0"/>
          <w:insideH w:val="nil"/>
          <w:insideV w:val="nil"/>
          <w:tl2br w:val="nil"/>
          <w:tr2bl w:val="nil"/>
        </w:tcBorders>
        <w:shd w:val="clear" w:color="000000" w:fill="F3F3F3"/>
      </w:tcPr>
    </w:tblStylePr>
  </w:style>
  <w:style w:type="table" w:styleId="43">
    <w:name w:val="Table Web 1"/>
    <w:basedOn w:val="40"/>
    <w:qFormat/>
    <w:locked/>
    <w:uiPriority w:val="0"/>
    <w:pPr>
      <w:widowControl w:val="0"/>
      <w:jc w:val="both"/>
    </w:pPr>
    <w:rPr>
      <w:rFonts w:ascii="Times New Roman" w:hAnsi="Times New Roman"/>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character" w:styleId="45">
    <w:name w:val="Strong"/>
    <w:qFormat/>
    <w:locked/>
    <w:uiPriority w:val="0"/>
    <w:rPr>
      <w:rFonts w:cs="Times New Roman"/>
      <w:b/>
    </w:rPr>
  </w:style>
  <w:style w:type="character" w:styleId="46">
    <w:name w:val="page number"/>
    <w:qFormat/>
    <w:uiPriority w:val="0"/>
    <w:rPr>
      <w:rFonts w:cs="Times New Roman"/>
    </w:rPr>
  </w:style>
  <w:style w:type="character" w:styleId="47">
    <w:name w:val="FollowedHyperlink"/>
    <w:qFormat/>
    <w:uiPriority w:val="0"/>
    <w:rPr>
      <w:rFonts w:cs="Times New Roman"/>
      <w:color w:val="800080"/>
      <w:u w:val="single"/>
    </w:rPr>
  </w:style>
  <w:style w:type="character" w:styleId="48">
    <w:name w:val="Emphasis"/>
    <w:qFormat/>
    <w:uiPriority w:val="0"/>
    <w:rPr>
      <w:rFonts w:cs="Times New Roman"/>
      <w:color w:val="CC0033"/>
    </w:rPr>
  </w:style>
  <w:style w:type="character" w:styleId="49">
    <w:name w:val="Hyperlink"/>
    <w:qFormat/>
    <w:uiPriority w:val="99"/>
    <w:rPr>
      <w:rFonts w:cs="Times New Roman"/>
      <w:color w:val="0000FF"/>
      <w:u w:val="single"/>
    </w:rPr>
  </w:style>
  <w:style w:type="character" w:styleId="50">
    <w:name w:val="annotation reference"/>
    <w:qFormat/>
    <w:uiPriority w:val="0"/>
    <w:rPr>
      <w:rFonts w:cs="Times New Roman"/>
      <w:sz w:val="21"/>
    </w:rPr>
  </w:style>
  <w:style w:type="character" w:customStyle="1" w:styleId="51">
    <w:name w:val="标题 1 Char"/>
    <w:link w:val="2"/>
    <w:qFormat/>
    <w:locked/>
    <w:uiPriority w:val="0"/>
    <w:rPr>
      <w:rFonts w:ascii="Times New Roman" w:hAnsi="Times New Roman" w:eastAsia="黑体"/>
      <w:b/>
      <w:bCs/>
      <w:kern w:val="44"/>
      <w:sz w:val="32"/>
      <w:szCs w:val="44"/>
    </w:rPr>
  </w:style>
  <w:style w:type="character" w:customStyle="1" w:styleId="52">
    <w:name w:val="标题 2 Char"/>
    <w:link w:val="3"/>
    <w:qFormat/>
    <w:locked/>
    <w:uiPriority w:val="0"/>
    <w:rPr>
      <w:rFonts w:ascii="Calibri Light" w:hAnsi="Calibri Light" w:eastAsia="黑体"/>
      <w:b/>
      <w:bCs/>
      <w:kern w:val="2"/>
      <w:sz w:val="30"/>
      <w:szCs w:val="32"/>
    </w:rPr>
  </w:style>
  <w:style w:type="character" w:customStyle="1" w:styleId="53">
    <w:name w:val="标题 3 Char"/>
    <w:link w:val="4"/>
    <w:qFormat/>
    <w:locked/>
    <w:uiPriority w:val="99"/>
    <w:rPr>
      <w:rFonts w:ascii="Times New Roman" w:hAnsi="Times New Roman" w:eastAsia="黑体"/>
      <w:b/>
      <w:bCs/>
      <w:kern w:val="2"/>
      <w:sz w:val="28"/>
      <w:szCs w:val="32"/>
    </w:rPr>
  </w:style>
  <w:style w:type="character" w:customStyle="1" w:styleId="54">
    <w:name w:val="标题 4 Char"/>
    <w:link w:val="5"/>
    <w:qFormat/>
    <w:locked/>
    <w:uiPriority w:val="99"/>
    <w:rPr>
      <w:rFonts w:ascii="Calibri Light" w:hAnsi="Calibri Light"/>
      <w:bCs/>
      <w:kern w:val="2"/>
      <w:sz w:val="24"/>
      <w:szCs w:val="28"/>
    </w:rPr>
  </w:style>
  <w:style w:type="character" w:customStyle="1" w:styleId="55">
    <w:name w:val="标题 5 Char"/>
    <w:link w:val="6"/>
    <w:qFormat/>
    <w:locked/>
    <w:uiPriority w:val="9"/>
    <w:rPr>
      <w:rFonts w:ascii="Arial" w:hAnsi="Arial" w:cs="宋体"/>
      <w:bCs/>
      <w:sz w:val="24"/>
      <w:szCs w:val="28"/>
    </w:rPr>
  </w:style>
  <w:style w:type="character" w:customStyle="1" w:styleId="56">
    <w:name w:val="标题 6 Char"/>
    <w:link w:val="7"/>
    <w:qFormat/>
    <w:locked/>
    <w:uiPriority w:val="9"/>
    <w:rPr>
      <w:rFonts w:ascii="Arial" w:hAnsi="Arial"/>
      <w:bCs/>
      <w:kern w:val="2"/>
      <w:sz w:val="24"/>
      <w:szCs w:val="24"/>
    </w:rPr>
  </w:style>
  <w:style w:type="character" w:customStyle="1" w:styleId="57">
    <w:name w:val="标题 7 Char"/>
    <w:link w:val="8"/>
    <w:qFormat/>
    <w:locked/>
    <w:uiPriority w:val="9"/>
    <w:rPr>
      <w:rFonts w:ascii="Arial" w:hAnsi="Arial"/>
      <w:bCs/>
      <w:kern w:val="2"/>
      <w:sz w:val="24"/>
      <w:szCs w:val="24"/>
    </w:rPr>
  </w:style>
  <w:style w:type="character" w:customStyle="1" w:styleId="58">
    <w:name w:val="标题 8 Char"/>
    <w:link w:val="9"/>
    <w:qFormat/>
    <w:locked/>
    <w:uiPriority w:val="0"/>
    <w:rPr>
      <w:rFonts w:ascii="Arial" w:hAnsi="Arial"/>
      <w:kern w:val="2"/>
      <w:sz w:val="24"/>
      <w:szCs w:val="24"/>
    </w:rPr>
  </w:style>
  <w:style w:type="character" w:customStyle="1" w:styleId="59">
    <w:name w:val="标题 9 Char"/>
    <w:link w:val="10"/>
    <w:qFormat/>
    <w:locked/>
    <w:uiPriority w:val="0"/>
    <w:rPr>
      <w:rFonts w:ascii="Arial" w:hAnsi="Arial"/>
      <w:kern w:val="2"/>
      <w:sz w:val="24"/>
      <w:szCs w:val="21"/>
    </w:rPr>
  </w:style>
  <w:style w:type="character" w:customStyle="1" w:styleId="60">
    <w:name w:val="页脚 Char"/>
    <w:link w:val="26"/>
    <w:qFormat/>
    <w:locked/>
    <w:uiPriority w:val="99"/>
    <w:rPr>
      <w:rFonts w:ascii="Times New Roman" w:hAnsi="Times New Roman" w:eastAsia="宋体" w:cs="Times New Roman"/>
      <w:sz w:val="18"/>
      <w:szCs w:val="18"/>
    </w:rPr>
  </w:style>
  <w:style w:type="character" w:customStyle="1" w:styleId="61">
    <w:name w:val="页眉 Char"/>
    <w:link w:val="27"/>
    <w:qFormat/>
    <w:locked/>
    <w:uiPriority w:val="0"/>
    <w:rPr>
      <w:rFonts w:ascii="Times New Roman" w:hAnsi="Times New Roman" w:eastAsia="宋体" w:cs="Times New Roman"/>
      <w:sz w:val="18"/>
      <w:szCs w:val="18"/>
    </w:rPr>
  </w:style>
  <w:style w:type="character" w:customStyle="1" w:styleId="62">
    <w:name w:val="Char Char4"/>
    <w:qFormat/>
    <w:uiPriority w:val="0"/>
    <w:rPr>
      <w:rFonts w:ascii="Arial" w:hAnsi="Arial"/>
      <w:b/>
      <w:kern w:val="2"/>
      <w:sz w:val="32"/>
    </w:rPr>
  </w:style>
  <w:style w:type="character" w:customStyle="1" w:styleId="63">
    <w:name w:val="t1"/>
    <w:qFormat/>
    <w:uiPriority w:val="0"/>
    <w:rPr>
      <w:color w:val="990000"/>
    </w:rPr>
  </w:style>
  <w:style w:type="character" w:customStyle="1" w:styleId="64">
    <w:name w:val="Char Char41"/>
    <w:qFormat/>
    <w:uiPriority w:val="0"/>
    <w:rPr>
      <w:rFonts w:ascii="Arial" w:hAnsi="Arial"/>
      <w:b/>
      <w:kern w:val="2"/>
      <w:sz w:val="32"/>
    </w:rPr>
  </w:style>
  <w:style w:type="character" w:customStyle="1" w:styleId="65">
    <w:name w:val="Title Char"/>
    <w:qFormat/>
    <w:locked/>
    <w:uiPriority w:val="99"/>
    <w:rPr>
      <w:rFonts w:ascii="宋体"/>
      <w:b/>
      <w:sz w:val="36"/>
    </w:rPr>
  </w:style>
  <w:style w:type="character" w:customStyle="1" w:styleId="66">
    <w:name w:val="标题 3 Char Char"/>
    <w:qFormat/>
    <w:uiPriority w:val="0"/>
    <w:rPr>
      <w:rFonts w:eastAsia="宋体"/>
      <w:b/>
      <w:kern w:val="44"/>
      <w:sz w:val="44"/>
      <w:lang w:val="en-US" w:eastAsia="zh-CN"/>
    </w:rPr>
  </w:style>
  <w:style w:type="character" w:customStyle="1" w:styleId="67">
    <w:name w:val="Document Map Char"/>
    <w:qFormat/>
    <w:locked/>
    <w:uiPriority w:val="99"/>
    <w:rPr>
      <w:rFonts w:eastAsia="宋体"/>
      <w:sz w:val="24"/>
      <w:shd w:val="clear" w:color="auto" w:fill="000080"/>
    </w:rPr>
  </w:style>
  <w:style w:type="character" w:customStyle="1" w:styleId="68">
    <w:name w:val="副标题 Char1"/>
    <w:qFormat/>
    <w:uiPriority w:val="0"/>
    <w:rPr>
      <w:rFonts w:ascii="Cambria" w:hAnsi="Cambria"/>
      <w:b/>
      <w:kern w:val="28"/>
      <w:sz w:val="32"/>
    </w:rPr>
  </w:style>
  <w:style w:type="character" w:customStyle="1" w:styleId="69">
    <w:name w:val="apple-converted-space"/>
    <w:qFormat/>
    <w:uiPriority w:val="0"/>
    <w:rPr>
      <w:rFonts w:cs="Times New Roman"/>
    </w:rPr>
  </w:style>
  <w:style w:type="character" w:customStyle="1" w:styleId="70">
    <w:name w:val="apple-style-span"/>
    <w:qFormat/>
    <w:uiPriority w:val="0"/>
    <w:rPr>
      <w:rFonts w:cs="Times New Roman"/>
    </w:rPr>
  </w:style>
  <w:style w:type="character" w:customStyle="1" w:styleId="71">
    <w:name w:val="c9y6tc1"/>
    <w:qFormat/>
    <w:uiPriority w:val="0"/>
    <w:rPr>
      <w:color w:val="0000FF"/>
    </w:rPr>
  </w:style>
  <w:style w:type="character" w:customStyle="1" w:styleId="72">
    <w:name w:val="c18yc01"/>
    <w:qFormat/>
    <w:uiPriority w:val="0"/>
    <w:rPr>
      <w:color w:val="D00020"/>
    </w:rPr>
  </w:style>
  <w:style w:type="character" w:customStyle="1" w:styleId="73">
    <w:name w:val="c5m9s01"/>
    <w:qFormat/>
    <w:uiPriority w:val="0"/>
    <w:rPr>
      <w:color w:val="000090"/>
    </w:rPr>
  </w:style>
  <w:style w:type="character" w:customStyle="1" w:styleId="74">
    <w:name w:val="Date Char"/>
    <w:qFormat/>
    <w:locked/>
    <w:uiPriority w:val="99"/>
    <w:rPr>
      <w:sz w:val="24"/>
    </w:rPr>
  </w:style>
  <w:style w:type="character" w:customStyle="1" w:styleId="75">
    <w:name w:val="Balloon Text Char"/>
    <w:qFormat/>
    <w:locked/>
    <w:uiPriority w:val="99"/>
    <w:rPr>
      <w:rFonts w:eastAsia="宋体"/>
      <w:sz w:val="18"/>
    </w:rPr>
  </w:style>
  <w:style w:type="character" w:customStyle="1" w:styleId="76">
    <w:name w:val="Subtitle Char"/>
    <w:qFormat/>
    <w:locked/>
    <w:uiPriority w:val="99"/>
    <w:rPr>
      <w:rFonts w:ascii="Arial" w:hAnsi="Arial" w:eastAsia="Batang"/>
      <w:b/>
      <w:kern w:val="2"/>
      <w:sz w:val="22"/>
      <w:lang w:val="en-GB" w:eastAsia="en-US"/>
    </w:rPr>
  </w:style>
  <w:style w:type="character" w:customStyle="1" w:styleId="77">
    <w:name w:val="正文缩进 Char"/>
    <w:link w:val="12"/>
    <w:qFormat/>
    <w:locked/>
    <w:uiPriority w:val="0"/>
    <w:rPr>
      <w:rFonts w:eastAsia="宋体"/>
      <w:sz w:val="28"/>
    </w:rPr>
  </w:style>
  <w:style w:type="character" w:customStyle="1" w:styleId="78">
    <w:name w:val="Comment Subject Char"/>
    <w:qFormat/>
    <w:locked/>
    <w:uiPriority w:val="99"/>
    <w:rPr>
      <w:rFonts w:eastAsia="宋体"/>
      <w:b/>
      <w:sz w:val="24"/>
    </w:rPr>
  </w:style>
  <w:style w:type="character" w:customStyle="1" w:styleId="79">
    <w:name w:val="c194kg1"/>
    <w:qFormat/>
    <w:uiPriority w:val="0"/>
    <w:rPr>
      <w:color w:val="602020"/>
    </w:rPr>
  </w:style>
  <w:style w:type="character" w:customStyle="1" w:styleId="80">
    <w:name w:val="批注文字 Char"/>
    <w:qFormat/>
    <w:uiPriority w:val="0"/>
    <w:rPr>
      <w:rFonts w:eastAsia="宋体"/>
      <w:kern w:val="2"/>
      <w:sz w:val="24"/>
      <w:lang w:val="en-US" w:eastAsia="zh-CN"/>
    </w:rPr>
  </w:style>
  <w:style w:type="character" w:customStyle="1" w:styleId="81">
    <w:name w:val="标题 3 Char Char Char"/>
    <w:qFormat/>
    <w:uiPriority w:val="0"/>
    <w:rPr>
      <w:rFonts w:eastAsia="宋体"/>
      <w:b/>
      <w:kern w:val="2"/>
      <w:sz w:val="32"/>
      <w:lang w:val="en-US" w:eastAsia="zh-CN"/>
    </w:rPr>
  </w:style>
  <w:style w:type="character" w:customStyle="1" w:styleId="82">
    <w:name w:val="cluy21"/>
    <w:qFormat/>
    <w:uiPriority w:val="0"/>
    <w:rPr>
      <w:color w:val="EA8F0F"/>
    </w:rPr>
  </w:style>
  <w:style w:type="character" w:customStyle="1" w:styleId="83">
    <w:name w:val="正文文本缩进 2 Char"/>
    <w:link w:val="24"/>
    <w:qFormat/>
    <w:locked/>
    <w:uiPriority w:val="0"/>
    <w:rPr>
      <w:rFonts w:ascii="Times New Roman" w:hAnsi="Times New Roman" w:eastAsia="宋体" w:cs="Times New Roman"/>
      <w:sz w:val="24"/>
      <w:szCs w:val="24"/>
    </w:rPr>
  </w:style>
  <w:style w:type="character" w:customStyle="1" w:styleId="84">
    <w:name w:val="批注框文本 Char"/>
    <w:link w:val="25"/>
    <w:qFormat/>
    <w:locked/>
    <w:uiPriority w:val="0"/>
    <w:rPr>
      <w:rFonts w:ascii="Times New Roman" w:hAnsi="Times New Roman" w:cs="Times New Roman"/>
      <w:sz w:val="2"/>
    </w:rPr>
  </w:style>
  <w:style w:type="character" w:customStyle="1" w:styleId="85">
    <w:name w:val="批注框文本 Char1"/>
    <w:semiHidden/>
    <w:qFormat/>
    <w:uiPriority w:val="99"/>
    <w:rPr>
      <w:rFonts w:ascii="Times New Roman" w:hAnsi="Times New Roman" w:eastAsia="宋体" w:cs="Times New Roman"/>
      <w:sz w:val="18"/>
      <w:szCs w:val="18"/>
    </w:rPr>
  </w:style>
  <w:style w:type="character" w:customStyle="1" w:styleId="86">
    <w:name w:val="批注文字 Char1"/>
    <w:link w:val="15"/>
    <w:qFormat/>
    <w:locked/>
    <w:uiPriority w:val="99"/>
    <w:rPr>
      <w:rFonts w:ascii="Times New Roman" w:hAnsi="Times New Roman" w:eastAsia="宋体" w:cs="Times New Roman"/>
      <w:sz w:val="24"/>
      <w:szCs w:val="24"/>
    </w:rPr>
  </w:style>
  <w:style w:type="character" w:customStyle="1" w:styleId="87">
    <w:name w:val="批注主题 Char"/>
    <w:link w:val="38"/>
    <w:qFormat/>
    <w:locked/>
    <w:uiPriority w:val="0"/>
    <w:rPr>
      <w:rFonts w:ascii="Times New Roman" w:hAnsi="Times New Roman" w:eastAsia="宋体" w:cs="Times New Roman"/>
      <w:b/>
      <w:bCs/>
      <w:sz w:val="24"/>
      <w:szCs w:val="24"/>
    </w:rPr>
  </w:style>
  <w:style w:type="character" w:customStyle="1" w:styleId="88">
    <w:name w:val="批注主题 Char1"/>
    <w:semiHidden/>
    <w:qFormat/>
    <w:uiPriority w:val="99"/>
    <w:rPr>
      <w:rFonts w:ascii="Times New Roman" w:hAnsi="Times New Roman" w:eastAsia="宋体" w:cs="Times New Roman"/>
      <w:b/>
      <w:bCs/>
      <w:sz w:val="24"/>
      <w:szCs w:val="24"/>
    </w:rPr>
  </w:style>
  <w:style w:type="character" w:customStyle="1" w:styleId="89">
    <w:name w:val="文档结构图 Char"/>
    <w:link w:val="14"/>
    <w:qFormat/>
    <w:locked/>
    <w:uiPriority w:val="0"/>
    <w:rPr>
      <w:rFonts w:ascii="Times New Roman" w:hAnsi="Times New Roman" w:cs="Times New Roman"/>
      <w:sz w:val="2"/>
    </w:rPr>
  </w:style>
  <w:style w:type="character" w:customStyle="1" w:styleId="90">
    <w:name w:val="文档结构图 Char1"/>
    <w:semiHidden/>
    <w:qFormat/>
    <w:uiPriority w:val="99"/>
    <w:rPr>
      <w:rFonts w:ascii="Microsoft YaHei UI" w:hAnsi="Times New Roman" w:eastAsia="Microsoft YaHei UI" w:cs="Times New Roman"/>
      <w:sz w:val="18"/>
      <w:szCs w:val="18"/>
    </w:rPr>
  </w:style>
  <w:style w:type="character" w:customStyle="1" w:styleId="91">
    <w:name w:val="日期 Char"/>
    <w:link w:val="23"/>
    <w:qFormat/>
    <w:locked/>
    <w:uiPriority w:val="0"/>
    <w:rPr>
      <w:rFonts w:ascii="Times New Roman" w:hAnsi="Times New Roman" w:cs="Times New Roman"/>
      <w:sz w:val="24"/>
      <w:szCs w:val="24"/>
    </w:rPr>
  </w:style>
  <w:style w:type="character" w:customStyle="1" w:styleId="92">
    <w:name w:val="日期 Char1"/>
    <w:semiHidden/>
    <w:qFormat/>
    <w:uiPriority w:val="99"/>
    <w:rPr>
      <w:rFonts w:ascii="Times New Roman" w:hAnsi="Times New Roman" w:eastAsia="宋体" w:cs="Times New Roman"/>
      <w:sz w:val="24"/>
      <w:szCs w:val="24"/>
    </w:rPr>
  </w:style>
  <w:style w:type="character" w:customStyle="1" w:styleId="93">
    <w:name w:val="标题 Char"/>
    <w:link w:val="37"/>
    <w:qFormat/>
    <w:locked/>
    <w:uiPriority w:val="0"/>
    <w:rPr>
      <w:rFonts w:ascii="Cambria" w:hAnsi="Cambria" w:cs="Times New Roman"/>
      <w:b/>
      <w:bCs/>
      <w:sz w:val="32"/>
      <w:szCs w:val="32"/>
    </w:rPr>
  </w:style>
  <w:style w:type="character" w:customStyle="1" w:styleId="94">
    <w:name w:val="标题 Char1"/>
    <w:qFormat/>
    <w:uiPriority w:val="10"/>
    <w:rPr>
      <w:rFonts w:ascii="Calibri Light" w:hAnsi="Calibri Light" w:eastAsia="宋体" w:cs="Times New Roman"/>
      <w:b/>
      <w:bCs/>
      <w:sz w:val="32"/>
      <w:szCs w:val="32"/>
    </w:rPr>
  </w:style>
  <w:style w:type="character" w:customStyle="1" w:styleId="95">
    <w:name w:val="纯文本 Char"/>
    <w:link w:val="21"/>
    <w:qFormat/>
    <w:locked/>
    <w:uiPriority w:val="0"/>
    <w:rPr>
      <w:rFonts w:ascii="宋体" w:hAnsi="Courier New" w:eastAsia="宋体" w:cs="Times New Roman"/>
      <w:sz w:val="20"/>
      <w:szCs w:val="20"/>
    </w:rPr>
  </w:style>
  <w:style w:type="character" w:customStyle="1" w:styleId="96">
    <w:name w:val="副标题 Char"/>
    <w:link w:val="30"/>
    <w:qFormat/>
    <w:locked/>
    <w:uiPriority w:val="0"/>
    <w:rPr>
      <w:rFonts w:ascii="Cambria" w:hAnsi="Cambria" w:cs="Times New Roman"/>
      <w:b/>
      <w:bCs/>
      <w:kern w:val="28"/>
      <w:sz w:val="32"/>
      <w:szCs w:val="32"/>
    </w:rPr>
  </w:style>
  <w:style w:type="character" w:customStyle="1" w:styleId="97">
    <w:name w:val="副标题 Char2"/>
    <w:qFormat/>
    <w:uiPriority w:val="11"/>
    <w:rPr>
      <w:rFonts w:ascii="Calibri Light" w:hAnsi="Calibri Light" w:eastAsia="宋体" w:cs="Times New Roman"/>
      <w:b/>
      <w:bCs/>
      <w:kern w:val="28"/>
      <w:sz w:val="32"/>
      <w:szCs w:val="32"/>
    </w:rPr>
  </w:style>
  <w:style w:type="paragraph" w:customStyle="1" w:styleId="98">
    <w:name w:val="Default Text"/>
    <w:basedOn w:val="1"/>
    <w:qFormat/>
    <w:uiPriority w:val="0"/>
    <w:pPr>
      <w:autoSpaceDE w:val="0"/>
      <w:autoSpaceDN w:val="0"/>
      <w:adjustRightInd w:val="0"/>
      <w:snapToGrid w:val="0"/>
      <w:spacing w:before="80" w:after="80" w:line="300" w:lineRule="auto"/>
      <w:ind w:left="1701"/>
    </w:pPr>
    <w:rPr>
      <w:rFonts w:ascii="Arial" w:hAnsi="Arial"/>
    </w:rPr>
  </w:style>
  <w:style w:type="paragraph" w:customStyle="1" w:styleId="99">
    <w:name w:val="Char2 Char Char Char Char Char Char"/>
    <w:basedOn w:val="1"/>
    <w:qFormat/>
    <w:uiPriority w:val="0"/>
    <w:pPr>
      <w:adjustRightInd w:val="0"/>
    </w:pPr>
    <w:rPr>
      <w:szCs w:val="20"/>
    </w:rPr>
  </w:style>
  <w:style w:type="paragraph" w:customStyle="1" w:styleId="100">
    <w:name w:val="列出段落1"/>
    <w:basedOn w:val="1"/>
    <w:qFormat/>
    <w:uiPriority w:val="34"/>
    <w:pPr>
      <w:ind w:firstLine="420" w:firstLineChars="200"/>
    </w:pPr>
  </w:style>
  <w:style w:type="paragraph" w:customStyle="1" w:styleId="101">
    <w:name w:val="Appendix 5"/>
    <w:basedOn w:val="6"/>
    <w:qFormat/>
    <w:uiPriority w:val="0"/>
    <w:pPr>
      <w:keepLines w:val="0"/>
      <w:tabs>
        <w:tab w:val="left" w:pos="1080"/>
        <w:tab w:val="clear" w:pos="1008"/>
      </w:tabs>
      <w:spacing w:before="240" w:after="60"/>
    </w:pPr>
    <w:rPr>
      <w:rFonts w:eastAsia="PMingLiU"/>
      <w:bCs w:val="0"/>
      <w:szCs w:val="20"/>
      <w:lang w:eastAsia="en-US"/>
    </w:rPr>
  </w:style>
  <w:style w:type="paragraph" w:customStyle="1" w:styleId="102">
    <w:name w:val="表格文本"/>
    <w:basedOn w:val="1"/>
    <w:qFormat/>
    <w:uiPriority w:val="0"/>
    <w:pPr>
      <w:tabs>
        <w:tab w:val="decimal" w:pos="0"/>
      </w:tabs>
      <w:snapToGrid w:val="0"/>
      <w:spacing w:before="80" w:after="80" w:line="300" w:lineRule="auto"/>
    </w:pPr>
    <w:rPr>
      <w:rFonts w:ascii="Arial" w:hAnsi="Arial"/>
      <w:sz w:val="18"/>
      <w:szCs w:val="21"/>
    </w:rPr>
  </w:style>
  <w:style w:type="paragraph" w:customStyle="1" w:styleId="103">
    <w:name w:val="Tabletext"/>
    <w:basedOn w:val="1"/>
    <w:qFormat/>
    <w:uiPriority w:val="0"/>
    <w:pPr>
      <w:keepLines/>
      <w:snapToGrid w:val="0"/>
      <w:spacing w:after="120" w:line="240" w:lineRule="atLeast"/>
    </w:pPr>
    <w:rPr>
      <w:sz w:val="20"/>
      <w:szCs w:val="20"/>
    </w:rPr>
  </w:style>
  <w:style w:type="paragraph" w:customStyle="1" w:styleId="104">
    <w:name w:val="msolistparagraph"/>
    <w:basedOn w:val="1"/>
    <w:qFormat/>
    <w:uiPriority w:val="0"/>
    <w:pPr>
      <w:spacing w:before="100" w:beforeAutospacing="1" w:after="100" w:afterAutospacing="1"/>
    </w:pPr>
  </w:style>
  <w:style w:type="paragraph" w:customStyle="1" w:styleId="105">
    <w:name w:val="缺省文本"/>
    <w:basedOn w:val="1"/>
    <w:qFormat/>
    <w:uiPriority w:val="0"/>
    <w:pPr>
      <w:autoSpaceDE w:val="0"/>
      <w:autoSpaceDN w:val="0"/>
      <w:adjustRightInd w:val="0"/>
    </w:pPr>
    <w:rPr>
      <w:szCs w:val="20"/>
    </w:rPr>
  </w:style>
  <w:style w:type="paragraph" w:customStyle="1" w:styleId="106">
    <w:name w:val="Item Step"/>
    <w:qFormat/>
    <w:uiPriority w:val="0"/>
    <w:pPr>
      <w:tabs>
        <w:tab w:val="left" w:pos="1644"/>
      </w:tabs>
      <w:ind w:left="1644" w:hanging="510"/>
    </w:pPr>
    <w:rPr>
      <w:rFonts w:ascii="Arial" w:hAnsi="Arial" w:eastAsia="宋体" w:cs="Arial"/>
      <w:sz w:val="21"/>
      <w:szCs w:val="21"/>
      <w:lang w:val="en-US" w:eastAsia="zh-CN" w:bidi="ar-SA"/>
    </w:rPr>
  </w:style>
  <w:style w:type="paragraph" w:customStyle="1" w:styleId="107">
    <w:name w:val="Char2 Char Char Char Char Char Char1"/>
    <w:basedOn w:val="1"/>
    <w:qFormat/>
    <w:uiPriority w:val="0"/>
    <w:pPr>
      <w:adjustRightInd w:val="0"/>
    </w:pPr>
    <w:rPr>
      <w:szCs w:val="20"/>
    </w:rPr>
  </w:style>
  <w:style w:type="paragraph" w:customStyle="1" w:styleId="108">
    <w:name w:val="TOC 标题1"/>
    <w:basedOn w:val="2"/>
    <w:next w:val="1"/>
    <w:qFormat/>
    <w:uiPriority w:val="0"/>
    <w:pPr>
      <w:numPr>
        <w:numId w:val="0"/>
      </w:numPr>
      <w:tabs>
        <w:tab w:val="left" w:pos="1440"/>
      </w:tabs>
      <w:spacing w:before="480" w:after="0" w:line="276" w:lineRule="auto"/>
      <w:outlineLvl w:val="9"/>
    </w:pPr>
    <w:rPr>
      <w:rFonts w:ascii="Cambria" w:hAnsi="Cambria"/>
      <w:color w:val="365F91"/>
      <w:kern w:val="0"/>
      <w:sz w:val="28"/>
      <w:szCs w:val="28"/>
    </w:rPr>
  </w:style>
  <w:style w:type="character" w:customStyle="1" w:styleId="109">
    <w:name w:val="Char Char45"/>
    <w:qFormat/>
    <w:uiPriority w:val="0"/>
    <w:rPr>
      <w:rFonts w:ascii="Arial" w:hAnsi="Arial"/>
      <w:b/>
      <w:kern w:val="2"/>
      <w:sz w:val="32"/>
    </w:rPr>
  </w:style>
  <w:style w:type="paragraph" w:customStyle="1" w:styleId="110">
    <w:name w:val="Char2 Char Char Char Char Char Char5"/>
    <w:basedOn w:val="1"/>
    <w:qFormat/>
    <w:uiPriority w:val="0"/>
    <w:pPr>
      <w:adjustRightInd w:val="0"/>
    </w:pPr>
    <w:rPr>
      <w:szCs w:val="20"/>
    </w:rPr>
  </w:style>
  <w:style w:type="character" w:customStyle="1" w:styleId="111">
    <w:name w:val="Char Char44"/>
    <w:qFormat/>
    <w:uiPriority w:val="0"/>
    <w:rPr>
      <w:rFonts w:ascii="Arial" w:hAnsi="Arial"/>
      <w:b/>
      <w:kern w:val="2"/>
      <w:sz w:val="32"/>
    </w:rPr>
  </w:style>
  <w:style w:type="paragraph" w:customStyle="1" w:styleId="112">
    <w:name w:val="Char2 Char Char Char Char Char Char4"/>
    <w:basedOn w:val="1"/>
    <w:qFormat/>
    <w:uiPriority w:val="0"/>
    <w:pPr>
      <w:adjustRightInd w:val="0"/>
    </w:pPr>
    <w:rPr>
      <w:szCs w:val="20"/>
    </w:rPr>
  </w:style>
  <w:style w:type="character" w:customStyle="1" w:styleId="113">
    <w:name w:val="Char Char43"/>
    <w:qFormat/>
    <w:uiPriority w:val="0"/>
    <w:rPr>
      <w:rFonts w:ascii="Arial" w:hAnsi="Arial"/>
      <w:b/>
      <w:kern w:val="2"/>
      <w:sz w:val="32"/>
    </w:rPr>
  </w:style>
  <w:style w:type="paragraph" w:customStyle="1" w:styleId="114">
    <w:name w:val="Char2 Char Char Char Char Char Char3"/>
    <w:basedOn w:val="1"/>
    <w:qFormat/>
    <w:uiPriority w:val="0"/>
    <w:pPr>
      <w:adjustRightInd w:val="0"/>
    </w:pPr>
    <w:rPr>
      <w:szCs w:val="20"/>
    </w:rPr>
  </w:style>
  <w:style w:type="character" w:customStyle="1" w:styleId="115">
    <w:name w:val="HTML 预设格式 Char"/>
    <w:link w:val="35"/>
    <w:qFormat/>
    <w:locked/>
    <w:uiPriority w:val="99"/>
    <w:rPr>
      <w:rFonts w:ascii="Courier New" w:hAnsi="Courier New" w:eastAsia="宋体" w:cs="Courier New"/>
      <w:kern w:val="0"/>
      <w:sz w:val="20"/>
      <w:szCs w:val="20"/>
    </w:rPr>
  </w:style>
  <w:style w:type="character" w:customStyle="1" w:styleId="116">
    <w:name w:val="Char Char42"/>
    <w:qFormat/>
    <w:uiPriority w:val="0"/>
    <w:rPr>
      <w:rFonts w:ascii="Arial" w:hAnsi="Arial"/>
      <w:b/>
      <w:kern w:val="2"/>
      <w:sz w:val="32"/>
    </w:rPr>
  </w:style>
  <w:style w:type="paragraph" w:customStyle="1" w:styleId="117">
    <w:name w:val="Char2 Char Char Char Char Char Char2"/>
    <w:basedOn w:val="1"/>
    <w:qFormat/>
    <w:uiPriority w:val="0"/>
    <w:pPr>
      <w:adjustRightInd w:val="0"/>
    </w:pPr>
    <w:rPr>
      <w:szCs w:val="20"/>
    </w:rPr>
  </w:style>
  <w:style w:type="paragraph" w:customStyle="1" w:styleId="118">
    <w:name w:val="列出段落111"/>
    <w:basedOn w:val="1"/>
    <w:qFormat/>
    <w:uiPriority w:val="99"/>
    <w:pPr>
      <w:ind w:firstLine="420" w:firstLineChars="200"/>
    </w:pPr>
  </w:style>
  <w:style w:type="character" w:customStyle="1" w:styleId="119">
    <w:name w:val="Char Char46"/>
    <w:qFormat/>
    <w:uiPriority w:val="0"/>
    <w:rPr>
      <w:rFonts w:ascii="Arial" w:hAnsi="Arial"/>
      <w:b/>
      <w:bCs/>
      <w:kern w:val="2"/>
      <w:sz w:val="22"/>
      <w:szCs w:val="32"/>
    </w:rPr>
  </w:style>
  <w:style w:type="paragraph" w:customStyle="1" w:styleId="120">
    <w:name w:val="Char2 Char Char Char Char Char Char6"/>
    <w:basedOn w:val="1"/>
    <w:qFormat/>
    <w:uiPriority w:val="0"/>
    <w:pPr>
      <w:adjustRightInd w:val="0"/>
    </w:pPr>
    <w:rPr>
      <w:szCs w:val="20"/>
    </w:rPr>
  </w:style>
  <w:style w:type="character" w:customStyle="1" w:styleId="121">
    <w:name w:val="Title Char1"/>
    <w:qFormat/>
    <w:uiPriority w:val="10"/>
    <w:rPr>
      <w:rFonts w:ascii="Cambria" w:hAnsi="Cambria" w:cs="Times New Roman"/>
      <w:b/>
      <w:bCs/>
      <w:sz w:val="32"/>
      <w:szCs w:val="32"/>
    </w:rPr>
  </w:style>
  <w:style w:type="character" w:customStyle="1" w:styleId="122">
    <w:name w:val="Subtitle Char1"/>
    <w:qFormat/>
    <w:uiPriority w:val="11"/>
    <w:rPr>
      <w:rFonts w:ascii="Cambria" w:hAnsi="Cambria" w:cs="Times New Roman"/>
      <w:b/>
      <w:bCs/>
      <w:kern w:val="28"/>
      <w:sz w:val="32"/>
      <w:szCs w:val="32"/>
    </w:rPr>
  </w:style>
  <w:style w:type="character" w:customStyle="1" w:styleId="123">
    <w:name w:val="文档正文 Char Char"/>
    <w:qFormat/>
    <w:uiPriority w:val="0"/>
    <w:rPr>
      <w:sz w:val="24"/>
    </w:rPr>
  </w:style>
  <w:style w:type="character" w:customStyle="1" w:styleId="124">
    <w:name w:val="段落文本 Char"/>
    <w:link w:val="125"/>
    <w:qFormat/>
    <w:locked/>
    <w:uiPriority w:val="0"/>
    <w:rPr>
      <w:rFonts w:ascii="Verdana" w:hAnsi="Verdana"/>
    </w:rPr>
  </w:style>
  <w:style w:type="paragraph" w:customStyle="1" w:styleId="125">
    <w:name w:val="段落文本"/>
    <w:basedOn w:val="1"/>
    <w:link w:val="124"/>
    <w:qFormat/>
    <w:uiPriority w:val="0"/>
    <w:pPr>
      <w:spacing w:before="100" w:after="100" w:line="300" w:lineRule="auto"/>
      <w:ind w:firstLine="420" w:firstLineChars="200"/>
    </w:pPr>
    <w:rPr>
      <w:rFonts w:ascii="Verdana" w:hAnsi="Verdana"/>
      <w:sz w:val="20"/>
      <w:szCs w:val="20"/>
    </w:rPr>
  </w:style>
  <w:style w:type="character" w:customStyle="1" w:styleId="126">
    <w:name w:val="psp正文 Char Char"/>
    <w:qFormat/>
    <w:uiPriority w:val="0"/>
    <w:rPr>
      <w:sz w:val="24"/>
    </w:rPr>
  </w:style>
  <w:style w:type="character" w:customStyle="1" w:styleId="127">
    <w:name w:val="text51"/>
    <w:qFormat/>
    <w:uiPriority w:val="0"/>
    <w:rPr>
      <w:rFonts w:ascii="??" w:hAnsi="??"/>
      <w:b/>
      <w:color w:val="FFFFFF"/>
      <w:sz w:val="18"/>
      <w:u w:val="none"/>
    </w:rPr>
  </w:style>
  <w:style w:type="paragraph" w:customStyle="1" w:styleId="128">
    <w:name w:val="psp正文"/>
    <w:qFormat/>
    <w:uiPriority w:val="0"/>
    <w:pPr>
      <w:adjustRightInd w:val="0"/>
      <w:spacing w:before="60" w:after="60" w:line="360" w:lineRule="auto"/>
      <w:ind w:firstLine="482"/>
      <w:textAlignment w:val="baseline"/>
    </w:pPr>
    <w:rPr>
      <w:rFonts w:ascii="Times New Roman" w:hAnsi="Times New Roman" w:eastAsia="宋体" w:cs="Times New Roman"/>
      <w:sz w:val="24"/>
      <w:szCs w:val="24"/>
      <w:lang w:val="en-US" w:eastAsia="zh-CN" w:bidi="ar-SA"/>
    </w:rPr>
  </w:style>
  <w:style w:type="character" w:customStyle="1" w:styleId="129">
    <w:name w:val="正文文本 Char"/>
    <w:basedOn w:val="44"/>
    <w:link w:val="17"/>
    <w:qFormat/>
    <w:uiPriority w:val="0"/>
    <w:rPr>
      <w:rFonts w:ascii="Times New Roman" w:hAnsi="Times New Roman"/>
      <w:kern w:val="2"/>
      <w:sz w:val="21"/>
      <w:szCs w:val="24"/>
    </w:rPr>
  </w:style>
  <w:style w:type="paragraph" w:customStyle="1" w:styleId="130">
    <w:name w:val="并列"/>
    <w:basedOn w:val="1"/>
    <w:qFormat/>
    <w:uiPriority w:val="0"/>
    <w:pPr>
      <w:ind w:firstLine="420" w:firstLineChars="200"/>
    </w:pPr>
    <w:rPr>
      <w:i/>
      <w:iCs/>
      <w:color w:val="0000FF"/>
      <w:sz w:val="21"/>
    </w:rPr>
  </w:style>
  <w:style w:type="paragraph" w:customStyle="1" w:styleId="131">
    <w:name w:val="第1层正文"/>
    <w:basedOn w:val="1"/>
    <w:qFormat/>
    <w:uiPriority w:val="0"/>
    <w:pPr>
      <w:tabs>
        <w:tab w:val="left" w:pos="945"/>
      </w:tabs>
      <w:spacing w:before="120" w:after="120"/>
      <w:ind w:firstLine="424" w:firstLineChars="202"/>
    </w:pPr>
    <w:rPr>
      <w:sz w:val="21"/>
    </w:rPr>
  </w:style>
  <w:style w:type="paragraph" w:customStyle="1" w:styleId="132">
    <w:name w:val="Char Char1"/>
    <w:basedOn w:val="1"/>
    <w:qFormat/>
    <w:uiPriority w:val="0"/>
    <w:pPr>
      <w:ind w:firstLine="200" w:firstLineChars="200"/>
    </w:pPr>
    <w:rPr>
      <w:rFonts w:ascii="Tahoma" w:hAnsi="Tahoma"/>
      <w:szCs w:val="20"/>
    </w:rPr>
  </w:style>
  <w:style w:type="paragraph" w:customStyle="1" w:styleId="133">
    <w:name w:val="正文（首行不缩进）"/>
    <w:basedOn w:val="1"/>
    <w:qFormat/>
    <w:uiPriority w:val="0"/>
    <w:pPr>
      <w:autoSpaceDE w:val="0"/>
      <w:autoSpaceDN w:val="0"/>
      <w:adjustRightInd w:val="0"/>
      <w:ind w:firstLine="200" w:firstLineChars="200"/>
    </w:pPr>
    <w:rPr>
      <w:sz w:val="21"/>
      <w:szCs w:val="20"/>
    </w:rPr>
  </w:style>
  <w:style w:type="character" w:customStyle="1" w:styleId="134">
    <w:name w:val="正文首行缩进 Char"/>
    <w:basedOn w:val="129"/>
    <w:link w:val="39"/>
    <w:qFormat/>
    <w:uiPriority w:val="0"/>
    <w:rPr>
      <w:rFonts w:ascii="Arial" w:hAnsi="Arial"/>
      <w:kern w:val="2"/>
      <w:sz w:val="21"/>
      <w:szCs w:val="24"/>
    </w:rPr>
  </w:style>
  <w:style w:type="character" w:customStyle="1" w:styleId="135">
    <w:name w:val="正文文本 3 Char"/>
    <w:basedOn w:val="44"/>
    <w:link w:val="16"/>
    <w:qFormat/>
    <w:uiPriority w:val="0"/>
    <w:rPr>
      <w:rFonts w:ascii="Times New Roman" w:hAnsi="Times New Roman"/>
      <w:spacing w:val="-20"/>
      <w:kern w:val="2"/>
      <w:sz w:val="32"/>
      <w:szCs w:val="24"/>
    </w:rPr>
  </w:style>
  <w:style w:type="paragraph" w:customStyle="1" w:styleId="136">
    <w:name w:val="第2层序列"/>
    <w:basedOn w:val="1"/>
    <w:qFormat/>
    <w:uiPriority w:val="0"/>
    <w:pPr>
      <w:tabs>
        <w:tab w:val="left" w:pos="945"/>
        <w:tab w:val="left" w:pos="1440"/>
      </w:tabs>
      <w:spacing w:before="60" w:after="60"/>
      <w:ind w:left="567" w:hanging="567" w:firstLineChars="200"/>
    </w:pPr>
    <w:rPr>
      <w:sz w:val="21"/>
    </w:rPr>
  </w:style>
  <w:style w:type="paragraph" w:customStyle="1" w:styleId="137">
    <w:name w:val="第1层并列"/>
    <w:basedOn w:val="1"/>
    <w:qFormat/>
    <w:uiPriority w:val="0"/>
    <w:pPr>
      <w:tabs>
        <w:tab w:val="left" w:pos="420"/>
        <w:tab w:val="left" w:pos="1418"/>
      </w:tabs>
      <w:spacing w:before="60" w:after="60"/>
      <w:ind w:left="420" w:hanging="420" w:firstLineChars="200"/>
    </w:pPr>
    <w:rPr>
      <w:sz w:val="21"/>
    </w:rPr>
  </w:style>
  <w:style w:type="paragraph" w:customStyle="1" w:styleId="138">
    <w:name w:val="规范正文"/>
    <w:basedOn w:val="1"/>
    <w:qFormat/>
    <w:uiPriority w:val="0"/>
    <w:pPr>
      <w:adjustRightInd w:val="0"/>
      <w:ind w:left="480" w:firstLine="200" w:firstLineChars="200"/>
      <w:textAlignment w:val="baseline"/>
    </w:pPr>
    <w:rPr>
      <w:szCs w:val="20"/>
    </w:rPr>
  </w:style>
  <w:style w:type="paragraph" w:customStyle="1" w:styleId="139">
    <w:name w:val="说明"/>
    <w:basedOn w:val="131"/>
    <w:next w:val="131"/>
    <w:qFormat/>
    <w:uiPriority w:val="0"/>
    <w:pPr>
      <w:spacing w:before="0"/>
      <w:ind w:left="450"/>
    </w:pPr>
    <w:rPr>
      <w:i/>
      <w:color w:val="000080"/>
    </w:rPr>
  </w:style>
  <w:style w:type="character" w:customStyle="1" w:styleId="140">
    <w:name w:val="正文文本缩进 Char"/>
    <w:basedOn w:val="44"/>
    <w:link w:val="18"/>
    <w:qFormat/>
    <w:uiPriority w:val="0"/>
    <w:rPr>
      <w:rFonts w:ascii="Times New Roman" w:hAnsi="Times New Roman"/>
      <w:kern w:val="2"/>
      <w:sz w:val="21"/>
      <w:szCs w:val="24"/>
    </w:rPr>
  </w:style>
  <w:style w:type="paragraph" w:customStyle="1" w:styleId="141">
    <w:name w:val="文档正文"/>
    <w:basedOn w:val="1"/>
    <w:qFormat/>
    <w:uiPriority w:val="0"/>
    <w:pPr>
      <w:spacing w:line="440" w:lineRule="exact"/>
      <w:ind w:firstLine="567" w:firstLineChars="200"/>
    </w:pPr>
  </w:style>
  <w:style w:type="paragraph" w:customStyle="1" w:styleId="142">
    <w:name w:val="样式 标题 2Title2H2h22Header 2l2Level 2 Headheading 2HD2Un...1"/>
    <w:basedOn w:val="3"/>
    <w:qFormat/>
    <w:uiPriority w:val="0"/>
    <w:pPr>
      <w:numPr>
        <w:numId w:val="0"/>
      </w:numPr>
      <w:tabs>
        <w:tab w:val="left" w:pos="1144"/>
      </w:tabs>
      <w:spacing w:before="260" w:after="260"/>
    </w:pPr>
    <w:rPr>
      <w:rFonts w:ascii="宋体" w:hAnsi="宋体" w:eastAsia="宋体" w:cs="Arial"/>
      <w:color w:val="0000FF"/>
    </w:rPr>
  </w:style>
  <w:style w:type="paragraph" w:customStyle="1" w:styleId="143">
    <w:name w:val="第3层序列"/>
    <w:basedOn w:val="1"/>
    <w:qFormat/>
    <w:uiPriority w:val="0"/>
    <w:pPr>
      <w:tabs>
        <w:tab w:val="left" w:pos="2325"/>
        <w:tab w:val="left" w:pos="3060"/>
      </w:tabs>
      <w:spacing w:before="60" w:after="60"/>
      <w:ind w:left="1467" w:hanging="567" w:firstLineChars="200"/>
    </w:pPr>
    <w:rPr>
      <w:sz w:val="21"/>
    </w:rPr>
  </w:style>
  <w:style w:type="paragraph" w:customStyle="1" w:styleId="144">
    <w:name w:val="第2层并列"/>
    <w:basedOn w:val="1"/>
    <w:qFormat/>
    <w:uiPriority w:val="0"/>
    <w:pPr>
      <w:tabs>
        <w:tab w:val="left" w:pos="420"/>
        <w:tab w:val="left" w:pos="945"/>
      </w:tabs>
      <w:spacing w:before="60" w:after="60"/>
      <w:ind w:left="1872" w:hanging="454" w:firstLineChars="200"/>
    </w:pPr>
    <w:rPr>
      <w:sz w:val="21"/>
    </w:rPr>
  </w:style>
  <w:style w:type="paragraph" w:customStyle="1" w:styleId="145">
    <w:name w:val="Char Char Char"/>
    <w:basedOn w:val="1"/>
    <w:qFormat/>
    <w:uiPriority w:val="0"/>
    <w:pPr>
      <w:ind w:firstLine="200" w:firstLineChars="200"/>
    </w:pPr>
    <w:rPr>
      <w:rFonts w:ascii="Tahoma" w:hAnsi="Tahoma"/>
      <w:szCs w:val="20"/>
    </w:rPr>
  </w:style>
  <w:style w:type="paragraph" w:customStyle="1" w:styleId="146">
    <w:name w:val="正文题目"/>
    <w:basedOn w:val="1"/>
    <w:next w:val="1"/>
    <w:qFormat/>
    <w:uiPriority w:val="0"/>
    <w:pPr>
      <w:spacing w:beforeLines="50" w:afterLines="50"/>
      <w:ind w:firstLine="200" w:firstLineChars="200"/>
      <w:jc w:val="center"/>
      <w:outlineLvl w:val="0"/>
    </w:pPr>
    <w:rPr>
      <w:b/>
      <w:iCs/>
      <w:sz w:val="36"/>
      <w:szCs w:val="20"/>
    </w:rPr>
  </w:style>
  <w:style w:type="paragraph" w:customStyle="1" w:styleId="147">
    <w:name w:val="第3层正文"/>
    <w:basedOn w:val="1"/>
    <w:qFormat/>
    <w:uiPriority w:val="0"/>
    <w:pPr>
      <w:spacing w:before="120" w:after="120"/>
      <w:ind w:left="1871" w:firstLine="200" w:firstLineChars="200"/>
    </w:pPr>
    <w:rPr>
      <w:sz w:val="21"/>
    </w:rPr>
  </w:style>
  <w:style w:type="paragraph" w:customStyle="1" w:styleId="148">
    <w:name w:val="样式1"/>
    <w:basedOn w:val="5"/>
    <w:qFormat/>
    <w:uiPriority w:val="0"/>
    <w:pPr>
      <w:numPr>
        <w:ilvl w:val="0"/>
        <w:numId w:val="0"/>
      </w:numPr>
      <w:tabs>
        <w:tab w:val="left" w:pos="1260"/>
        <w:tab w:val="left" w:pos="1418"/>
      </w:tabs>
      <w:spacing w:before="280" w:beforeLines="0" w:after="156" w:afterLines="0" w:line="415" w:lineRule="auto"/>
      <w:ind w:left="1260" w:hanging="420"/>
    </w:pPr>
    <w:rPr>
      <w:rFonts w:ascii="宋体" w:hAnsi="宋体" w:eastAsia="黑体"/>
      <w:b/>
      <w:color w:val="FF0000"/>
      <w:sz w:val="28"/>
    </w:rPr>
  </w:style>
  <w:style w:type="paragraph" w:customStyle="1" w:styleId="149">
    <w:name w:val="Source Code"/>
    <w:basedOn w:val="17"/>
    <w:qFormat/>
    <w:uiPriority w:val="7"/>
    <w:pPr>
      <w:spacing w:after="0" w:line="288" w:lineRule="auto"/>
      <w:ind w:left="720"/>
    </w:pPr>
    <w:rPr>
      <w:rFonts w:ascii="Courier New" w:hAnsi="Courier New"/>
    </w:rPr>
  </w:style>
  <w:style w:type="paragraph" w:customStyle="1" w:styleId="150">
    <w:name w:val="Char Char Char Char Char Char"/>
    <w:basedOn w:val="1"/>
    <w:qFormat/>
    <w:uiPriority w:val="0"/>
    <w:pPr>
      <w:ind w:firstLine="200" w:firstLineChars="200"/>
    </w:pPr>
    <w:rPr>
      <w:rFonts w:ascii="Tahoma" w:hAnsi="Tahoma"/>
      <w:szCs w:val="20"/>
    </w:rPr>
  </w:style>
  <w:style w:type="paragraph" w:customStyle="1" w:styleId="151">
    <w:name w:val="正文1"/>
    <w:basedOn w:val="1"/>
    <w:qFormat/>
    <w:uiPriority w:val="0"/>
    <w:pPr>
      <w:tabs>
        <w:tab w:val="left" w:pos="432"/>
      </w:tabs>
      <w:spacing w:after="120"/>
      <w:ind w:left="432" w:hanging="432" w:firstLineChars="200"/>
    </w:pPr>
    <w:rPr>
      <w:rFonts w:ascii="Arial" w:hAnsi="Arial"/>
      <w:szCs w:val="20"/>
    </w:rPr>
  </w:style>
  <w:style w:type="paragraph" w:customStyle="1" w:styleId="152">
    <w:name w:val="第3层并列"/>
    <w:basedOn w:val="1"/>
    <w:qFormat/>
    <w:uiPriority w:val="0"/>
    <w:pPr>
      <w:tabs>
        <w:tab w:val="left" w:pos="420"/>
        <w:tab w:val="left" w:pos="2325"/>
      </w:tabs>
      <w:spacing w:before="60" w:after="60"/>
      <w:ind w:left="420" w:hanging="420" w:firstLineChars="200"/>
    </w:pPr>
    <w:rPr>
      <w:sz w:val="21"/>
    </w:rPr>
  </w:style>
  <w:style w:type="paragraph" w:customStyle="1" w:styleId="153">
    <w:name w:val="Outputs"/>
    <w:basedOn w:val="130"/>
    <w:qFormat/>
    <w:uiPriority w:val="0"/>
  </w:style>
  <w:style w:type="paragraph" w:customStyle="1" w:styleId="154">
    <w:name w:val="第1层序列"/>
    <w:basedOn w:val="1"/>
    <w:qFormat/>
    <w:uiPriority w:val="0"/>
    <w:pPr>
      <w:tabs>
        <w:tab w:val="left" w:pos="420"/>
        <w:tab w:val="left" w:pos="1804"/>
      </w:tabs>
      <w:spacing w:before="60" w:after="60"/>
      <w:ind w:left="420" w:hanging="420" w:firstLineChars="200"/>
    </w:pPr>
    <w:rPr>
      <w:sz w:val="21"/>
    </w:rPr>
  </w:style>
  <w:style w:type="paragraph" w:customStyle="1" w:styleId="155">
    <w:name w:val="正文3"/>
    <w:basedOn w:val="1"/>
    <w:qFormat/>
    <w:uiPriority w:val="0"/>
    <w:pPr>
      <w:tabs>
        <w:tab w:val="left" w:pos="425"/>
      </w:tabs>
      <w:adjustRightInd w:val="0"/>
      <w:spacing w:after="120"/>
      <w:ind w:left="420" w:hanging="420" w:firstLineChars="200"/>
    </w:pPr>
    <w:rPr>
      <w:rFonts w:ascii="Arial" w:hAnsi="Arial"/>
      <w:szCs w:val="20"/>
    </w:rPr>
  </w:style>
  <w:style w:type="paragraph" w:customStyle="1" w:styleId="156">
    <w:name w:val="第2层正文"/>
    <w:basedOn w:val="1"/>
    <w:qFormat/>
    <w:uiPriority w:val="0"/>
    <w:pPr>
      <w:spacing w:before="120" w:after="120"/>
      <w:ind w:left="1418" w:firstLine="200" w:firstLineChars="200"/>
    </w:pPr>
    <w:rPr>
      <w:sz w:val="21"/>
    </w:rPr>
  </w:style>
  <w:style w:type="paragraph" w:customStyle="1" w:styleId="157">
    <w:name w:val="Table Header"/>
    <w:basedOn w:val="1"/>
    <w:qFormat/>
    <w:uiPriority w:val="0"/>
    <w:pPr>
      <w:spacing w:before="60" w:after="60" w:line="288" w:lineRule="auto"/>
      <w:ind w:left="1296"/>
    </w:pPr>
    <w:rPr>
      <w:rFonts w:ascii="Arial" w:hAnsi="Arial"/>
      <w:b/>
      <w:sz w:val="20"/>
      <w:lang w:eastAsia="en-US"/>
    </w:rPr>
  </w:style>
  <w:style w:type="paragraph" w:customStyle="1" w:styleId="158">
    <w:name w:val="样式 标题 2 + 字距调整小二"/>
    <w:basedOn w:val="3"/>
    <w:qFormat/>
    <w:uiPriority w:val="0"/>
    <w:pPr>
      <w:tabs>
        <w:tab w:val="left" w:pos="567"/>
      </w:tabs>
      <w:spacing w:before="260" w:after="260" w:line="416" w:lineRule="auto"/>
      <w:ind w:left="567" w:hanging="567"/>
    </w:pPr>
    <w:rPr>
      <w:rFonts w:ascii="Arial" w:hAnsi="Arial" w:eastAsia="宋体"/>
      <w:kern w:val="36"/>
      <w:sz w:val="32"/>
    </w:rPr>
  </w:style>
  <w:style w:type="character" w:customStyle="1" w:styleId="159">
    <w:name w:val="codingincpp"/>
    <w:semiHidden/>
    <w:qFormat/>
    <w:uiPriority w:val="0"/>
    <w:rPr>
      <w:rFonts w:ascii="Arial" w:hAnsi="Arial" w:eastAsia="宋体" w:cs="Arial"/>
      <w:color w:val="auto"/>
      <w:sz w:val="18"/>
      <w:szCs w:val="20"/>
    </w:rPr>
  </w:style>
  <w:style w:type="table" w:customStyle="1" w:styleId="160">
    <w:name w:val="虚线样式"/>
    <w:basedOn w:val="41"/>
    <w:qFormat/>
    <w:uiPriority w:val="0"/>
    <w:pPr>
      <w:widowControl w:val="0"/>
      <w:jc w:val="both"/>
    </w:pPr>
    <w:rPr>
      <w:rFonts w:ascii="Arial" w:hAnsi="Arial"/>
      <w:sz w:val="21"/>
      <w:szCs w:val="21"/>
    </w:rPr>
    <w:tblP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
    <w:tblStylePr w:type="firstRow">
      <w:rPr>
        <w:b/>
      </w:rPr>
      <w:tcPr>
        <w:tcBorders>
          <w:top w:val="dotted" w:color="auto" w:sz="4" w:space="0"/>
          <w:left w:val="dotted" w:color="auto" w:sz="4" w:space="0"/>
          <w:bottom w:val="dotted" w:color="auto" w:sz="4" w:space="0"/>
          <w:right w:val="dotted" w:color="auto" w:sz="4" w:space="0"/>
          <w:insideH w:val="dotted" w:sz="4" w:space="0"/>
          <w:insideV w:val="dotted" w:sz="4" w:space="0"/>
          <w:tl2br w:val="nil"/>
          <w:tr2bl w:val="nil"/>
        </w:tcBorders>
        <w:shd w:val="clear" w:color="auto" w:fill="E0E0E0"/>
      </w:tcPr>
    </w:tblStylePr>
  </w:style>
  <w:style w:type="paragraph" w:customStyle="1" w:styleId="161">
    <w:name w:val="列出段落11"/>
    <w:basedOn w:val="1"/>
    <w:qFormat/>
    <w:uiPriority w:val="99"/>
    <w:pPr>
      <w:widowControl w:val="0"/>
      <w:spacing w:line="360" w:lineRule="auto"/>
      <w:ind w:firstLine="420" w:firstLineChars="200"/>
      <w:jc w:val="both"/>
    </w:pPr>
    <w:rPr>
      <w:rFonts w:ascii="Times New Roman" w:hAnsi="Times New Roman" w:cs="Times New Roman"/>
      <w:kern w:val="2"/>
    </w:rPr>
  </w:style>
  <w:style w:type="character" w:customStyle="1" w:styleId="162">
    <w:name w:val="Balloon Text Char1"/>
    <w:semiHidden/>
    <w:qFormat/>
    <w:uiPriority w:val="99"/>
    <w:rPr>
      <w:rFonts w:ascii="Times New Roman" w:hAnsi="Times New Roman"/>
      <w:sz w:val="0"/>
      <w:szCs w:val="0"/>
    </w:rPr>
  </w:style>
  <w:style w:type="character" w:customStyle="1" w:styleId="163">
    <w:name w:val="Comment Subject Char1"/>
    <w:semiHidden/>
    <w:qFormat/>
    <w:uiPriority w:val="99"/>
    <w:rPr>
      <w:rFonts w:ascii="Times New Roman" w:hAnsi="Times New Roman" w:eastAsia="宋体" w:cs="Times New Roman"/>
      <w:b/>
      <w:bCs/>
      <w:sz w:val="24"/>
      <w:szCs w:val="24"/>
    </w:rPr>
  </w:style>
  <w:style w:type="character" w:customStyle="1" w:styleId="164">
    <w:name w:val="Document Map Char1"/>
    <w:semiHidden/>
    <w:qFormat/>
    <w:uiPriority w:val="99"/>
    <w:rPr>
      <w:rFonts w:ascii="Times New Roman" w:hAnsi="Times New Roman"/>
      <w:sz w:val="0"/>
      <w:szCs w:val="0"/>
    </w:rPr>
  </w:style>
  <w:style w:type="character" w:customStyle="1" w:styleId="165">
    <w:name w:val="Date Char1"/>
    <w:semiHidden/>
    <w:qFormat/>
    <w:uiPriority w:val="99"/>
    <w:rPr>
      <w:rFonts w:ascii="Times New Roman" w:hAnsi="Times New Roman"/>
      <w:sz w:val="24"/>
      <w:szCs w:val="24"/>
    </w:rPr>
  </w:style>
  <w:style w:type="paragraph" w:customStyle="1" w:styleId="166">
    <w:name w:val="正文2"/>
    <w:qFormat/>
    <w:uiPriority w:val="0"/>
    <w:pPr>
      <w:jc w:val="both"/>
    </w:pPr>
    <w:rPr>
      <w:rFonts w:ascii="Times New Roman" w:hAnsi="Times New Roman" w:eastAsia="宋体" w:cs="Times New Roman"/>
      <w:kern w:val="2"/>
      <w:sz w:val="21"/>
      <w:szCs w:val="21"/>
      <w:lang w:val="en-US" w:eastAsia="zh-CN" w:bidi="ar-SA"/>
    </w:rPr>
  </w:style>
  <w:style w:type="character" w:customStyle="1" w:styleId="167">
    <w:name w:val="con"/>
    <w:basedOn w:val="44"/>
    <w:qFormat/>
    <w:uiPriority w:val="0"/>
  </w:style>
  <w:style w:type="paragraph" w:styleId="168">
    <w:name w:val="List Paragraph"/>
    <w:basedOn w:val="1"/>
    <w:qFormat/>
    <w:uiPriority w:val="34"/>
    <w:pPr>
      <w:widowControl w:val="0"/>
      <w:spacing w:line="360" w:lineRule="auto"/>
      <w:ind w:firstLine="420" w:firstLineChars="200"/>
      <w:jc w:val="both"/>
    </w:pPr>
    <w:rPr>
      <w:rFonts w:ascii="Times New Roman" w:hAnsi="Times New Roman" w:cs="Times New Roman"/>
      <w:kern w:val="2"/>
    </w:rPr>
  </w:style>
  <w:style w:type="paragraph" w:customStyle="1" w:styleId="169">
    <w:name w:val="TOC 标题2"/>
    <w:basedOn w:val="2"/>
    <w:next w:val="1"/>
    <w:qFormat/>
    <w:uiPriority w:val="0"/>
    <w:pPr>
      <w:numPr>
        <w:numId w:val="0"/>
      </w:numPr>
      <w:tabs>
        <w:tab w:val="left" w:pos="1440"/>
      </w:tabs>
      <w:spacing w:before="480" w:after="0" w:line="276" w:lineRule="auto"/>
      <w:outlineLvl w:val="9"/>
    </w:pPr>
    <w:rPr>
      <w:rFonts w:ascii="Cambria" w:hAnsi="Cambria"/>
      <w:color w:val="365F91"/>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6777</Words>
  <Characters>15220</Characters>
  <Lines>505</Lines>
  <Paragraphs>142</Paragraphs>
  <TotalTime>28</TotalTime>
  <ScaleCrop>false</ScaleCrop>
  <LinksUpToDate>false</LinksUpToDate>
  <CharactersWithSpaces>16935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2015-05-20T07:35:00Z</dcterms:created>
  <dc:creator>danny</dc:creator>
  <cp:lastModifiedBy>余龙水</cp:lastModifiedBy>
  <dcterms:modified xsi:type="dcterms:W3CDTF">2025-09-15T06:54:42Z</dcterms:modified>
  <cp:revision>159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CB934A515F4C445CB5C033BBE376473E_12</vt:lpwstr>
  </property>
  <property fmtid="{D5CDD505-2E9C-101B-9397-08002B2CF9AE}" pid="4" name="KSOTemplateDocerSaveRecord">
    <vt:lpwstr>eyJoZGlkIjoiZGE2Mjg2YTZkZTMyMTYwY2M1OTQ5YzJlN2MyYmRjOGEiLCJ1c2VySWQiOiI1MTgyNDQzNDYifQ==</vt:lpwstr>
  </property>
</Properties>
</file>